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E430" w14:textId="14E6695F" w:rsidR="009B2D1B" w:rsidRPr="00FE6F2B" w:rsidRDefault="009B2D1B" w:rsidP="00CF7ACB">
      <w:pPr>
        <w:rPr>
          <w:rFonts w:ascii="Times New Roman" w:eastAsia="Times New Roman" w:hAnsi="Times New Roman" w:cs="Times New Roman"/>
          <w:b/>
          <w:bCs/>
        </w:rPr>
      </w:pPr>
      <w:r w:rsidRPr="00FE6F2B">
        <w:rPr>
          <w:rFonts w:ascii="Times New Roman" w:eastAsia="Times New Roman" w:hAnsi="Times New Roman" w:cs="Times New Roman"/>
          <w:b/>
          <w:bCs/>
        </w:rPr>
        <w:t xml:space="preserve">Response to Referee </w:t>
      </w:r>
      <w:r w:rsidR="00D74AE3" w:rsidRPr="00FE6F2B">
        <w:rPr>
          <w:rFonts w:ascii="Times New Roman" w:eastAsia="Times New Roman" w:hAnsi="Times New Roman" w:cs="Times New Roman"/>
          <w:b/>
          <w:bCs/>
        </w:rPr>
        <w:t>2</w:t>
      </w:r>
      <w:r w:rsidRPr="00FE6F2B">
        <w:rPr>
          <w:rFonts w:ascii="Times New Roman" w:eastAsia="Times New Roman" w:hAnsi="Times New Roman" w:cs="Times New Roman"/>
          <w:b/>
          <w:bCs/>
        </w:rPr>
        <w:t>:</w:t>
      </w:r>
    </w:p>
    <w:p w14:paraId="10A426C6" w14:textId="77777777" w:rsidR="009B2D1B" w:rsidRDefault="009B2D1B" w:rsidP="00CF7ACB">
      <w:pPr>
        <w:jc w:val="both"/>
        <w:rPr>
          <w:rFonts w:ascii="Times New Roman" w:eastAsia="Times New Roman" w:hAnsi="Times New Roman" w:cs="Times New Roman"/>
        </w:rPr>
      </w:pPr>
      <w:r>
        <w:rPr>
          <w:rFonts w:ascii="Times New Roman" w:hAnsi="Times New Roman"/>
        </w:rPr>
        <w:t>Thank you for your kind words and constructive comments, which helped us improve the paper. We address each point in turn below. Your comments are shown in italics, followed by our responses.</w:t>
      </w:r>
    </w:p>
    <w:p w14:paraId="1F9FF795" w14:textId="77777777" w:rsidR="00294A70" w:rsidRPr="00FE6F2B" w:rsidRDefault="00294A70" w:rsidP="00CF7ACB">
      <w:pPr>
        <w:jc w:val="both"/>
        <w:rPr>
          <w:rFonts w:ascii="Times New Roman" w:eastAsia="Times New Roman" w:hAnsi="Times New Roman" w:cs="Times New Roman"/>
        </w:rPr>
      </w:pPr>
    </w:p>
    <w:p w14:paraId="390FDC19" w14:textId="447BF68F" w:rsidR="00B843CC" w:rsidRPr="00CF7ACB" w:rsidRDefault="006A747E" w:rsidP="00CF7ACB">
      <w:pPr>
        <w:pStyle w:val="ListParagraph"/>
        <w:numPr>
          <w:ilvl w:val="0"/>
          <w:numId w:val="8"/>
        </w:numPr>
        <w:jc w:val="both"/>
        <w:rPr>
          <w:rFonts w:ascii="Times New Roman" w:eastAsia="Times New Roman" w:hAnsi="Times New Roman" w:cs="Times New Roman"/>
        </w:rPr>
      </w:pPr>
      <w:r w:rsidRPr="00CF7ACB">
        <w:rPr>
          <w:rFonts w:ascii="Times New Roman" w:eastAsia="Times New Roman" w:hAnsi="Times New Roman" w:cs="Times New Roman"/>
          <w:i/>
          <w:iCs/>
        </w:rPr>
        <w:t>This manuscript aims to tackle an important and timely problem by asking whether passively collected data can help predict acute food insecurity at scale, and it does so using IPC based outcomes that are directly relevant to humanitarian decision making. I also appreciate that the authors do not limit the analysis to a simple binary outcome, but attempt to predict the full IPC phase structure and consider forecasting, nowcasting, and contemporaneous estimation. This is a meaningful contribution, and the practical motivation of the paper is clear. However, I have some serious concerns as detailed below.</w:t>
      </w:r>
      <w:r w:rsidRPr="00CF7ACB">
        <w:rPr>
          <w:rFonts w:ascii="Times New Roman" w:eastAsia="Times New Roman" w:hAnsi="Times New Roman" w:cs="Times New Roman"/>
        </w:rPr>
        <w:br/>
      </w:r>
    </w:p>
    <w:p w14:paraId="6B0D0802" w14:textId="77777777" w:rsidR="00B843CC" w:rsidRPr="00FE6F2B" w:rsidRDefault="00B843CC" w:rsidP="00CF7ACB">
      <w:pPr>
        <w:jc w:val="both"/>
        <w:rPr>
          <w:rFonts w:ascii="Times New Roman" w:eastAsia="Times New Roman" w:hAnsi="Times New Roman" w:cs="Times New Roman"/>
        </w:rPr>
      </w:pPr>
      <w:r>
        <w:rPr>
          <w:rFonts w:ascii="Times New Roman" w:hAnsi="Times New Roman"/>
        </w:rPr>
        <w:t>Thank you for recognizing the manuscript’s contributions and practical relevance. We appreciate your careful reading and substantive concerns. We address each point below and have revised the manuscript accordingly.</w:t>
      </w:r>
    </w:p>
    <w:p w14:paraId="7CA12DC5" w14:textId="77777777" w:rsidR="00CF7ACB" w:rsidRDefault="00CF7ACB" w:rsidP="00CF7ACB">
      <w:pPr>
        <w:jc w:val="both"/>
        <w:rPr>
          <w:rFonts w:ascii="Times New Roman" w:eastAsia="Times New Roman" w:hAnsi="Times New Roman" w:cs="Times New Roman"/>
        </w:rPr>
      </w:pPr>
    </w:p>
    <w:p w14:paraId="7E109233" w14:textId="760E6B1C" w:rsidR="00822FE8" w:rsidRPr="00CF7ACB" w:rsidRDefault="006A747E" w:rsidP="00CF7ACB">
      <w:pPr>
        <w:pStyle w:val="ListParagraph"/>
        <w:numPr>
          <w:ilvl w:val="0"/>
          <w:numId w:val="8"/>
        </w:numPr>
        <w:jc w:val="both"/>
        <w:rPr>
          <w:rFonts w:ascii="Times New Roman" w:eastAsia="Times New Roman" w:hAnsi="Times New Roman" w:cs="Times New Roman"/>
          <w:i/>
          <w:iCs/>
        </w:rPr>
      </w:pPr>
      <w:r w:rsidRPr="00CF7ACB">
        <w:rPr>
          <w:rFonts w:ascii="Times New Roman" w:eastAsia="Times New Roman" w:hAnsi="Times New Roman" w:cs="Times New Roman"/>
          <w:i/>
          <w:iCs/>
        </w:rPr>
        <w:t>I think the current version makes stronger claims than the evidence fully supports. The reported recall for food crisis prediction is impressive, especially for the 12 month forecasting setting. However, the overall phase classification accuracy is still moderate, and the out of sample R squared for the share of population in Phase 3 or above remains fairly limited (the forecasing and nowcasting R squared are only around 0.25). For that reason, the paper should present a more balanced interpretation of what the model can and cannot do. In its current form, the manuscript sometimes reads as if the method is close to operational deployment, while the results only suggest a promising complement to IPC rather than a substitute.</w:t>
      </w:r>
    </w:p>
    <w:p w14:paraId="02A110A6" w14:textId="5CC5A1C4" w:rsidR="00B843CC" w:rsidRPr="00FE6F2B" w:rsidRDefault="00B843CC" w:rsidP="00CF7ACB">
      <w:pPr>
        <w:pStyle w:val="ListParagraph"/>
        <w:jc w:val="both"/>
        <w:rPr>
          <w:rFonts w:ascii="Times New Roman" w:eastAsia="Times New Roman" w:hAnsi="Times New Roman" w:cs="Times New Roman"/>
        </w:rPr>
      </w:pPr>
    </w:p>
    <w:p w14:paraId="5A3DF7FF" w14:textId="1BA5AC92" w:rsidR="004C6341" w:rsidRDefault="004C6341" w:rsidP="00CF7ACB">
      <w:pPr>
        <w:pStyle w:val="pdq2pgselectionanchorcontainer"/>
        <w:spacing w:before="0" w:beforeAutospacing="0" w:after="160" w:afterAutospacing="0" w:line="278" w:lineRule="auto"/>
        <w:jc w:val="both"/>
      </w:pPr>
      <w:r>
        <w:t>Thank you for this important comment. We agree that the previous version did not sufficiently balance the model’s high recall in identifying food-crisis cases against its more moderate overall phase-classification accuracy and relatively limited performance in predicting the share of the population in IPC Phase 3 or above. We have therefore revised the Results and Discussion to provide a more measured interpretation of what the model can and cannot do.</w:t>
      </w:r>
      <w:r w:rsidR="006B3BC3">
        <w:t xml:space="preserve"> </w:t>
      </w:r>
    </w:p>
    <w:p w14:paraId="32EC6A3C" w14:textId="47C0A359" w:rsidR="006B3BC3" w:rsidRDefault="006B3BC3" w:rsidP="00CF7ACB">
      <w:pPr>
        <w:pStyle w:val="pdq2pgselectionanchorcontainer"/>
        <w:spacing w:before="0" w:beforeAutospacing="0" w:after="160" w:afterAutospacing="0" w:line="278" w:lineRule="auto"/>
        <w:jc w:val="both"/>
      </w:pPr>
      <w:r>
        <w:t xml:space="preserve">In the Discussion section, we added a sentence in the third paragraph: </w:t>
      </w:r>
    </w:p>
    <w:p w14:paraId="4691831A" w14:textId="77777777" w:rsidR="009D5B1A" w:rsidRDefault="009D5B1A" w:rsidP="009D5B1A">
      <w:pPr>
        <w:pStyle w:val="NormalWeb"/>
        <w:spacing w:before="0" w:beforeAutospacing="0" w:after="160" w:afterAutospacing="0" w:line="278" w:lineRule="auto"/>
        <w:ind w:left="720"/>
        <w:jc w:val="both"/>
      </w:pPr>
      <w:r w:rsidRPr="009D5B1A">
        <w:t>Given the model’s more limited performance in predicting population shares, however, these estimates are better suited for screening and prioritization than for precisely estimating the number of people in need of assistance.</w:t>
      </w:r>
    </w:p>
    <w:p w14:paraId="50F5B07A" w14:textId="4103B708" w:rsidR="00822FE8" w:rsidRDefault="004C6341" w:rsidP="00CF7ACB">
      <w:pPr>
        <w:pStyle w:val="NormalWeb"/>
        <w:spacing w:before="0" w:beforeAutospacing="0" w:after="160" w:afterAutospacing="0" w:line="278" w:lineRule="auto"/>
        <w:jc w:val="both"/>
      </w:pPr>
      <w:r>
        <w:lastRenderedPageBreak/>
        <w:t xml:space="preserve">We agree that the out-of-sample R² for the share of the population in Phase 3 or above is moderate. At the same time, 12-month-ahead prediction of continuous, noisy socioeconomic outcomes is challenging, and similarly modest out-of-sample R² values have been reported in related applications. For example, Constenla-Villoslada et al. (2025) report an average out-of-sample R² of 0.12 for 12-month-ahead forecasts of global acute malnutrition prevalence at the ward level using machine-learning models based only on secondary data and without lagged outcomes, as in our setting. We add this comparison </w:t>
      </w:r>
      <w:r w:rsidR="00822FE8">
        <w:t xml:space="preserve">in Footnote 2 </w:t>
      </w:r>
      <w:r w:rsidR="006B3BC3">
        <w:t>in the Result</w:t>
      </w:r>
      <w:r w:rsidR="007F03CD">
        <w:t>s</w:t>
      </w:r>
      <w:r w:rsidR="006B3BC3">
        <w:t xml:space="preserve"> section </w:t>
      </w:r>
      <w:r>
        <w:t>to provide context for the magnitude of our forecasting performance, while avoiding characterizing an R² of approximately 0.25 as high</w:t>
      </w:r>
      <w:r w:rsidR="00822FE8">
        <w:t xml:space="preserve">: </w:t>
      </w:r>
    </w:p>
    <w:p w14:paraId="165FC8C8" w14:textId="78D00263" w:rsidR="004C6341" w:rsidRDefault="00822FE8" w:rsidP="00CF7ACB">
      <w:pPr>
        <w:pStyle w:val="NormalWeb"/>
        <w:spacing w:before="0" w:beforeAutospacing="0" w:after="160" w:afterAutospacing="0" w:line="278" w:lineRule="auto"/>
        <w:ind w:left="720"/>
        <w:jc w:val="both"/>
      </w:pPr>
      <w:r>
        <w:t>Similarly moderate OOS R2 values have been reported in related applications. For example, Constenla-Villoslada et al. [13] report an average OOS R2 of 0.12 for 12-month-ahead forecasts of global acute malnutrition prevalence at the ward level using machine-learning models based only on secondary data and without lagged outcomes, as in our setting.</w:t>
      </w:r>
    </w:p>
    <w:p w14:paraId="73A65DA5" w14:textId="03C3E018" w:rsidR="004C6341" w:rsidRPr="00FE6F2B" w:rsidRDefault="004C6341" w:rsidP="00CF7ACB">
      <w:pPr>
        <w:pStyle w:val="NormalWeb"/>
        <w:spacing w:before="0" w:beforeAutospacing="0" w:after="160" w:afterAutospacing="0" w:line="278" w:lineRule="auto"/>
        <w:jc w:val="both"/>
      </w:pPr>
      <w:r>
        <w:t>To illustrate how the continuous predictions could nevertheless be useful for prioritization, we use the predicted share of the population in IPC Phase 3 or above to identify higher-risk locations. Specifically, we added a map highlighting areas in the top 30% of the predicted population share</w:t>
      </w:r>
      <w:r w:rsidR="00756BDF">
        <w:t xml:space="preserve"> in SI Fig. 2.</w:t>
      </w:r>
      <w:r>
        <w:t xml:space="preserve"> The resulting geographic patterns broadly align with the observed distribution of acute food insecurity. This exercise illustrates how the model could potentially be used as a screening and prioritization tool to identify locations warranting further monitoring and assessment, rather than as a precise estimator of the affected population or a substitute for IPC assessments.</w:t>
      </w:r>
    </w:p>
    <w:p w14:paraId="13D63DC3" w14:textId="67DFC4BA" w:rsidR="004C6341" w:rsidRDefault="004C6341" w:rsidP="00CF7ACB">
      <w:pPr>
        <w:pStyle w:val="NormalWeb"/>
        <w:spacing w:before="0" w:beforeAutospacing="0" w:after="160" w:afterAutospacing="0" w:line="278" w:lineRule="auto"/>
        <w:jc w:val="both"/>
      </w:pPr>
      <w:r w:rsidRPr="00FE6F2B">
        <w:t xml:space="preserve">We further clarify in the Discussion </w:t>
      </w:r>
      <w:r w:rsidR="008955CD">
        <w:t xml:space="preserve">section </w:t>
      </w:r>
      <w:r w:rsidRPr="00FE6F2B">
        <w:t>that operational use would require additional validation and methodological improvement:</w:t>
      </w:r>
    </w:p>
    <w:p w14:paraId="4B5DC491" w14:textId="1C10CB9A" w:rsidR="00BF09D2" w:rsidRDefault="00756BDF" w:rsidP="00AF6D12">
      <w:pPr>
        <w:pStyle w:val="ListParagraph"/>
        <w:jc w:val="both"/>
        <w:rPr>
          <w:rFonts w:ascii="Times New Roman" w:eastAsia="Times New Roman" w:hAnsi="Times New Roman" w:cs="Times New Roman"/>
        </w:rPr>
      </w:pPr>
      <w:r w:rsidRPr="00756BDF">
        <w:rPr>
          <w:rFonts w:ascii="Times New Roman" w:eastAsia="Times New Roman" w:hAnsi="Times New Roman" w:cs="Times New Roman"/>
          <w:kern w:val="0"/>
          <w14:ligatures w14:val="none"/>
        </w:rPr>
        <w:t>Several additional steps would be needed before the model could be used operationally.</w:t>
      </w:r>
      <w:r w:rsidR="00AF6D12" w:rsidRPr="00AF6D12">
        <w:t xml:space="preserve"> </w:t>
      </w:r>
      <w:ins w:id="0" w:author="Shi, Weilun (IFPRI)" w:date="2026-09-16T11:43:00Z" w16du:dateUtc="2026-09-16T15:43:00Z">
        <w:r w:rsidR="00AF6D12" w:rsidRPr="00AF6D12">
          <w:rPr>
            <w:rFonts w:ascii="Times New Roman" w:eastAsia="Times New Roman" w:hAnsi="Times New Roman" w:cs="Times New Roman"/>
            <w:kern w:val="0"/>
            <w14:ligatures w14:val="none"/>
          </w:rPr>
          <w:t>Although forecasting hyperparameters were selected using forward-looking temporal validation, the final temporal holdout evaluation for forecasting and nowcasting covers only 2022. Evaluating the model over additional years and across a wider range of crisis conditions would provide stronger evidence of temporal generalizability. Further improvements in predictive performance, model updating, data timeliness, and integration with existing early-warning workflows would also be necessary before operational deployment.</w:t>
        </w:r>
      </w:ins>
      <w:del w:id="1" w:author="Shi, Weilun (IFPRI)" w:date="2026-09-16T11:43:00Z" w16du:dateUtc="2026-09-16T15:43:00Z">
        <w:r w:rsidR="00AF6D12" w:rsidRPr="00AF6D12" w:rsidDel="00AF6D12">
          <w:rPr>
            <w:rFonts w:ascii="Times New Roman" w:eastAsia="Times New Roman" w:hAnsi="Times New Roman" w:cs="Times New Roman"/>
            <w:kern w:val="0"/>
            <w14:ligatures w14:val="none"/>
          </w:rPr>
          <w:delText>Although we employ forward-looking time-series validation during model development, the final out-of-sample evaluation covers only one calendar year, 2022. Evaluating the model over additional years and across a wider range of crisis conditions would provide stronger evidence of temporal generalizability. Further improvements in predictive performance, model updating, data timeliness, and integration with existing early-warning workflows would also be necessary before operational deployment.</w:delText>
        </w:r>
      </w:del>
    </w:p>
    <w:p w14:paraId="4F195558" w14:textId="546FC2BD" w:rsidR="00BF09D2" w:rsidRDefault="00BF09D2" w:rsidP="00CF7ACB">
      <w:pPr>
        <w:rPr>
          <w:rFonts w:ascii="Times New Roman" w:eastAsia="Times New Roman" w:hAnsi="Times New Roman" w:cs="Times New Roman"/>
        </w:rPr>
      </w:pPr>
      <w:r w:rsidRPr="00BF09D2">
        <w:rPr>
          <w:rFonts w:ascii="Times New Roman" w:eastAsia="Times New Roman" w:hAnsi="Times New Roman" w:cs="Times New Roman"/>
        </w:rPr>
        <w:t>We have added further analysis and interpretation to explain the model’s limitations in correctly identifying more severe IPC phases, which contribute to the moderate overall phase-</w:t>
      </w:r>
      <w:r w:rsidRPr="00BF09D2">
        <w:rPr>
          <w:rFonts w:ascii="Times New Roman" w:eastAsia="Times New Roman" w:hAnsi="Times New Roman" w:cs="Times New Roman"/>
        </w:rPr>
        <w:lastRenderedPageBreak/>
        <w:t>classification accuracy. We also introduce a “rescue” model designed to improve detection of these severe cases. These revisions are described in detail in our response to Comment 4.</w:t>
      </w:r>
    </w:p>
    <w:p w14:paraId="06016172" w14:textId="77777777" w:rsidR="00B2117F" w:rsidRPr="00BF09D2" w:rsidRDefault="00B2117F" w:rsidP="00CF7ACB">
      <w:pPr>
        <w:rPr>
          <w:rFonts w:ascii="Times New Roman" w:eastAsia="Times New Roman" w:hAnsi="Times New Roman" w:cs="Times New Roman"/>
        </w:rPr>
      </w:pPr>
    </w:p>
    <w:p w14:paraId="32A3C892" w14:textId="53A808D9" w:rsidR="00D05ECF" w:rsidRPr="00FE6F2B" w:rsidRDefault="00D05ECF" w:rsidP="00CF7ACB">
      <w:pPr>
        <w:jc w:val="both"/>
        <w:rPr>
          <w:rFonts w:ascii="Times New Roman" w:eastAsia="Times New Roman" w:hAnsi="Times New Roman" w:cs="Times New Roman"/>
        </w:rPr>
      </w:pPr>
      <w:r w:rsidRPr="00FE6F2B">
        <w:rPr>
          <w:rFonts w:ascii="Times New Roman" w:eastAsia="Times New Roman" w:hAnsi="Times New Roman" w:cs="Times New Roman"/>
        </w:rPr>
        <w:t>Reference:</w:t>
      </w:r>
    </w:p>
    <w:p w14:paraId="0F24168B" w14:textId="7CE66C6A" w:rsidR="00D05ECF" w:rsidRPr="00FE6F2B" w:rsidRDefault="00CE75F1" w:rsidP="00CF7ACB">
      <w:pPr>
        <w:jc w:val="both"/>
        <w:rPr>
          <w:rFonts w:ascii="Times New Roman" w:eastAsia="Times New Roman" w:hAnsi="Times New Roman" w:cs="Times New Roman"/>
        </w:rPr>
      </w:pPr>
      <w:r w:rsidRPr="00FE6F2B">
        <w:rPr>
          <w:rFonts w:ascii="Times New Roman" w:eastAsia="Times New Roman" w:hAnsi="Times New Roman" w:cs="Times New Roman"/>
        </w:rPr>
        <w:t>S. Constenla-Villoslada, Y. Liu, L. McBride, C. Ouma, N. Mutanda, &amp; C.B. Barrett, High-frequency monitoring enables machine learning–based forecasting of acute child malnutrition for early warning, Proc. Natl. Acad. Sci. U.S.A. 122 (23) e2416161122, https://doi.org/10.1073/pnas.2416161122 (2025).</w:t>
      </w:r>
    </w:p>
    <w:p w14:paraId="7E8E983E" w14:textId="77777777" w:rsidR="00CE75F1" w:rsidRDefault="00CE75F1" w:rsidP="00CF7ACB">
      <w:pPr>
        <w:pStyle w:val="ListParagraph"/>
        <w:jc w:val="both"/>
        <w:rPr>
          <w:rFonts w:ascii="Times New Roman" w:eastAsia="Times New Roman" w:hAnsi="Times New Roman" w:cs="Times New Roman"/>
        </w:rPr>
      </w:pPr>
    </w:p>
    <w:p w14:paraId="408F5849" w14:textId="34536552" w:rsidR="0004673E" w:rsidRPr="00CF7ACB" w:rsidRDefault="006A747E" w:rsidP="00CF7ACB">
      <w:pPr>
        <w:pStyle w:val="ListParagraph"/>
        <w:numPr>
          <w:ilvl w:val="0"/>
          <w:numId w:val="8"/>
        </w:numPr>
        <w:jc w:val="both"/>
        <w:rPr>
          <w:rFonts w:ascii="Times New Roman" w:eastAsia="Times New Roman" w:hAnsi="Times New Roman" w:cs="Times New Roman"/>
          <w:i/>
          <w:iCs/>
        </w:rPr>
      </w:pPr>
      <w:r w:rsidRPr="00CF7ACB">
        <w:rPr>
          <w:rFonts w:ascii="Times New Roman" w:eastAsia="Times New Roman" w:hAnsi="Times New Roman" w:cs="Times New Roman"/>
          <w:i/>
          <w:iCs/>
        </w:rPr>
        <w:t>The feature importance results indicate that geographic location plays a large role in prediction. That raises the possibility that the model is learning persistent spatial patterns rather than signals that would generalize well to new places or changing contexts. This issue is especially important because the contemporaneous model relies on random cross sectional folds, which may inflate performance when nearby or related observations appear in both training and test data. The paper would be much stronger if the authors added stricter validation exercises, such as leave one country out, leave one region out, or grouped spatial validation.</w:t>
      </w:r>
    </w:p>
    <w:p w14:paraId="62E71F31" w14:textId="563AC129" w:rsidR="001D18BD" w:rsidRPr="00FE6F2B" w:rsidRDefault="001D18BD" w:rsidP="00CF7ACB">
      <w:pPr>
        <w:pStyle w:val="ListParagraph"/>
        <w:jc w:val="both"/>
        <w:rPr>
          <w:rFonts w:ascii="Times New Roman" w:eastAsia="Times New Roman" w:hAnsi="Times New Roman" w:cs="Times New Roman"/>
        </w:rPr>
      </w:pPr>
    </w:p>
    <w:p w14:paraId="2EDF5072" w14:textId="47DF77FB" w:rsidR="00AA47AD" w:rsidRPr="00AA47AD" w:rsidRDefault="00AA47AD" w:rsidP="00AA47AD">
      <w:pPr>
        <w:rPr>
          <w:rFonts w:ascii="Times New Roman" w:eastAsia="Times New Roman" w:hAnsi="Times New Roman" w:cs="Times New Roman"/>
          <w:kern w:val="0"/>
          <w14:ligatures w14:val="none"/>
        </w:rPr>
      </w:pPr>
      <w:r w:rsidRPr="00AA47AD">
        <w:rPr>
          <w:rFonts w:ascii="Times New Roman" w:eastAsia="Times New Roman" w:hAnsi="Times New Roman" w:cs="Times New Roman"/>
          <w:kern w:val="0"/>
          <w14:ligatures w14:val="none"/>
        </w:rPr>
        <w:t>Thank you for this important comment. We agree that the role of geographic location raises an important question about spatial generalizability. We would first like to clarify the intended prediction settings of our three analyses. The forecasting and nowcasting models are designed to generalize to current and future periods for locations represented in the IPC data, rather than to entirely new geographic areas. Similarly, the contemporaneous model is intended to fill gaps in historical IPC assessments for areas that have been assessed by IPC at other points in time. Thus, geographic extrapolation to previously unseen areas is not the primary objective of the current analysis.</w:t>
      </w:r>
    </w:p>
    <w:p w14:paraId="129248AF" w14:textId="0AF25740" w:rsidR="00AA47AD" w:rsidRPr="00AA47AD" w:rsidRDefault="00AA47AD" w:rsidP="00AA47AD">
      <w:pPr>
        <w:rPr>
          <w:rFonts w:ascii="Times New Roman" w:eastAsia="Times New Roman" w:hAnsi="Times New Roman" w:cs="Times New Roman"/>
          <w:kern w:val="0"/>
          <w14:ligatures w14:val="none"/>
        </w:rPr>
      </w:pPr>
      <w:r w:rsidRPr="00AA47AD">
        <w:rPr>
          <w:rFonts w:ascii="Times New Roman" w:eastAsia="Times New Roman" w:hAnsi="Times New Roman" w:cs="Times New Roman"/>
          <w:kern w:val="0"/>
          <w14:ligatures w14:val="none"/>
        </w:rPr>
        <w:t>We apologize that this distinction was not sufficiently clear in the previous version. We have replaced the potentially misleading sentence in the final paragraph of the Introduction, “Contemporaneous estimates are essential for targeting in areas not currently covered by IPC,” with:</w:t>
      </w:r>
      <w:r>
        <w:rPr>
          <w:rFonts w:ascii="Times New Roman" w:eastAsia="Times New Roman" w:hAnsi="Times New Roman" w:cs="Times New Roman"/>
          <w:kern w:val="0"/>
          <w14:ligatures w14:val="none"/>
        </w:rPr>
        <w:t xml:space="preserve"> </w:t>
      </w:r>
      <w:r w:rsidRPr="00AA47AD">
        <w:rPr>
          <w:rFonts w:ascii="Times New Roman" w:eastAsia="Times New Roman" w:hAnsi="Times New Roman" w:cs="Times New Roman"/>
          <w:kern w:val="0"/>
          <w14:ligatures w14:val="none"/>
        </w:rPr>
        <w:t>“Contemporaneous estimates can help fill gaps in historical IPC assessments for areas covered by IPC at other points in time.”</w:t>
      </w:r>
    </w:p>
    <w:p w14:paraId="0BFE9E6A" w14:textId="77777777" w:rsidR="00AA47AD" w:rsidRPr="00AA47AD" w:rsidRDefault="00AA47AD" w:rsidP="00AA47AD">
      <w:pPr>
        <w:rPr>
          <w:rFonts w:ascii="Times New Roman" w:eastAsia="Times New Roman" w:hAnsi="Times New Roman" w:cs="Times New Roman"/>
          <w:kern w:val="0"/>
          <w14:ligatures w14:val="none"/>
        </w:rPr>
      </w:pPr>
      <w:r w:rsidRPr="00AA47AD">
        <w:rPr>
          <w:rFonts w:ascii="Times New Roman" w:eastAsia="Times New Roman" w:hAnsi="Times New Roman" w:cs="Times New Roman"/>
          <w:kern w:val="0"/>
          <w14:ligatures w14:val="none"/>
        </w:rPr>
        <w:t>We have also added the following clarification to the newly added subsection, “Exploratory Analysis of Generalization to New Geographic Areas,” in the Results section:</w:t>
      </w:r>
    </w:p>
    <w:p w14:paraId="7B56B7CD" w14:textId="77777777" w:rsidR="00AA47AD" w:rsidRPr="00AA47AD" w:rsidRDefault="00AA47AD" w:rsidP="00AA47AD">
      <w:pPr>
        <w:pStyle w:val="ListParagraph"/>
        <w:rPr>
          <w:rFonts w:ascii="Times New Roman" w:eastAsia="Times New Roman" w:hAnsi="Times New Roman" w:cs="Times New Roman"/>
          <w:kern w:val="0"/>
          <w14:ligatures w14:val="none"/>
        </w:rPr>
      </w:pPr>
      <w:r w:rsidRPr="00AA47AD">
        <w:rPr>
          <w:rFonts w:ascii="Times New Roman" w:eastAsia="Times New Roman" w:hAnsi="Times New Roman" w:cs="Times New Roman"/>
          <w:kern w:val="0"/>
          <w14:ligatures w14:val="none"/>
        </w:rPr>
        <w:t xml:space="preserve">“Our forecasting and nowcasting analyses are designed to predict acute food insecurity in current and future periods for locations represented in the IPC data, rather than to extrapolate to entirely new geographic areas. Similarly, the contemporaneous analysis is </w:t>
      </w:r>
      <w:r w:rsidRPr="00AA47AD">
        <w:rPr>
          <w:rFonts w:ascii="Times New Roman" w:eastAsia="Times New Roman" w:hAnsi="Times New Roman" w:cs="Times New Roman"/>
          <w:kern w:val="0"/>
          <w14:ligatures w14:val="none"/>
        </w:rPr>
        <w:lastRenderedPageBreak/>
        <w:t>intended to fill gaps in historical IPC assessments for areas that have been assessed by IPC at other points in time.”</w:t>
      </w:r>
    </w:p>
    <w:p w14:paraId="6138C0B6" w14:textId="0B9535E9" w:rsidR="00AF6D12" w:rsidDel="00AF6D12" w:rsidRDefault="00AF6D12" w:rsidP="00AA47AD">
      <w:pPr>
        <w:rPr>
          <w:del w:id="2" w:author="Shi, Weilun (IFPRI)" w:date="2026-09-16T11:44:00Z" w16du:dateUtc="2026-09-16T15:44:00Z"/>
          <w:rFonts w:ascii="Times New Roman" w:hAnsi="Times New Roman" w:cs="Times New Roman"/>
          <w:kern w:val="0"/>
          <w14:ligatures w14:val="none"/>
        </w:rPr>
      </w:pPr>
      <w:ins w:id="3" w:author="Shi, Weilun (IFPRI)" w:date="2026-09-16T11:44:00Z" w16du:dateUtc="2026-09-16T15:44:00Z">
        <w:r w:rsidRPr="00AF6D12">
          <w:rPr>
            <w:rFonts w:ascii="Times New Roman" w:eastAsia="Times New Roman" w:hAnsi="Times New Roman" w:cs="Times New Roman"/>
            <w:kern w:val="0"/>
            <w14:ligatures w14:val="none"/>
          </w:rPr>
          <w:t>That said, we agree that the model would be more useful if it could generalize to new geographic locations. We therefore conduct two additional spatial validation exercises for forecasting and nowcasting. In leave-one-country-out validation, each country's 2022 observations are evaluated using models trained only on pre-2022 observations from other countries. In five-fold area-level validation, the 646 areas represented in the 2022 test sample are randomly partitioned into five folds (seed 0). Each fold is evaluated using models trained only on pre-2022 observations from areas outside that fold. Both exercises exclude the held-out geographic units from training. Metrics are pooled over the same 1,170 test observations, including 879 crisis observations (75.1%), rather than averaged across countries or folds. Accuracy is five-class exact-match accuracy; sensitivity and precision treat IPC Phase 3 or above as the positive class. These exercises do not evaluate the contemporaneous main model.</w:t>
        </w:r>
      </w:ins>
      <w:del w:id="4" w:author="Shi, Weilun (IFPRI)" w:date="2026-09-16T11:44:00Z" w16du:dateUtc="2026-09-16T15:44:00Z">
        <w:r w:rsidRPr="00AF6D12" w:rsidDel="00AF6D12">
          <w:rPr>
            <w:rFonts w:ascii="Times New Roman" w:eastAsia="Times New Roman" w:hAnsi="Times New Roman" w:cs="Times New Roman"/>
            <w:kern w:val="0"/>
            <w14:ligatures w14:val="none"/>
          </w:rPr>
          <w:delText>That said, we agree that the model would be substantially more useful if it could also generalize to new geographic locations. We therefore follow the reviewer’s suggestion and conduct two additional spatial validation exercises across the three prediction settings. First, we implement a leave-one-country-out analysis. For forecasting and nowcasting, all observations from a given country are removed from the training sample, and observations from that country in the test period are used exclusively for out-of-sample evaluation. Second, we implement five-fold area-level cross-validation. Areas represented in the test sample are randomly partitioned into five folds, with approximately 20% of areas assigned to each fold. For each fold, the corresponding areas are used for testing, while all observations from those areas are excluded from the training sample. Thus, the forecasting and nowcasting models are evaluated on future observations from geographic units that have never appeared in the training data. For the contemporaneous analysis, the same geographic grouping principles are applied without a temporal split, with countries or areas assigned to mutually exclusive training and test folds.</w:delText>
        </w:r>
      </w:del>
    </w:p>
    <w:p w14:paraId="474B9442" w14:textId="77777777" w:rsidR="00AF6D12" w:rsidRPr="00AA47AD" w:rsidRDefault="00AF6D12" w:rsidP="00AF6D12">
      <w:pPr>
        <w:rPr>
          <w:ins w:id="5" w:author="Shi, Weilun (IFPRI)" w:date="2026-09-16T11:45:00Z" w16du:dateUtc="2026-09-16T15:45:00Z"/>
          <w:rFonts w:ascii="Times New Roman" w:eastAsia="Times New Roman" w:hAnsi="Times New Roman" w:cs="Times New Roman"/>
          <w:kern w:val="0"/>
          <w14:ligatures w14:val="none"/>
        </w:rPr>
      </w:pPr>
      <w:ins w:id="6" w:author="Shi, Weilun (IFPRI)" w:date="2026-09-16T11:45:00Z" w16du:dateUtc="2026-09-16T15:45:00Z">
        <w:r w:rsidRPr="00AA47AD">
          <w:rPr>
            <w:rFonts w:ascii="Times New Roman" w:eastAsia="Times New Roman" w:hAnsi="Times New Roman" w:cs="Times New Roman"/>
            <w:kern w:val="0"/>
            <w14:ligatures w14:val="none"/>
          </w:rPr>
          <w:t>SI Table 3 shows that the comparison between area-level and leave-one-country-out validation is metric-specific, rather than demonstrating an overall area-level advantage. Relative to leave-one-country-out validation, area-level accuracy is slightly lower for forecasting (0.649 versus 0.652) but slightly higher for nowcasting (0.656 versus 0.653). Both area-level models have lower crisis sensitivity but higher precision and Phase 3+ population-share R². These results do not indicate uniformly better performance under area-level validation. Under leave-one-country-out validation, population-share R² is negative for forecasting (−0.014) and nowcasting (−0.007). Their squared prediction errors exceed those of constant predictions at the respective evaluation-sample mean population share. The table notes now state the evaluation populations, pooling rule and population-share R² calculation conventions.</w:t>
        </w:r>
      </w:ins>
    </w:p>
    <w:p w14:paraId="0F0DF998" w14:textId="77777777" w:rsidR="00AF6D12" w:rsidRDefault="00AF6D12" w:rsidP="00AA47AD">
      <w:pPr>
        <w:rPr>
          <w:ins w:id="7" w:author="Shi, Weilun (IFPRI)" w:date="2026-09-16T11:46:00Z" w16du:dateUtc="2026-09-16T15:46:00Z"/>
          <w:rFonts w:ascii="Times New Roman" w:hAnsi="Times New Roman" w:cs="Times New Roman"/>
          <w:kern w:val="0"/>
          <w14:ligatures w14:val="none"/>
        </w:rPr>
      </w:pPr>
      <w:del w:id="8" w:author="Shi, Weilun (IFPRI)" w:date="2026-09-16T11:45:00Z" w16du:dateUtc="2026-09-16T15:45:00Z">
        <w:r w:rsidRPr="00AF6D12" w:rsidDel="00AF6D12">
          <w:rPr>
            <w:rFonts w:ascii="Times New Roman" w:hAnsi="Times New Roman" w:cs="Times New Roman"/>
            <w:kern w:val="0"/>
            <w14:ligatures w14:val="none"/>
          </w:rPr>
          <w:delText xml:space="preserve">We report the predictive performance from these two analyses in SI Table 3. The five-fold area-level cross-validation yields substantially better performance than the leave-one-country-out analysis, suggesting that the model generalizes more successfully to previously unseen areas </w:delText>
        </w:r>
        <w:r w:rsidRPr="00AF6D12" w:rsidDel="00AF6D12">
          <w:rPr>
            <w:rFonts w:ascii="Times New Roman" w:hAnsi="Times New Roman" w:cs="Times New Roman"/>
            <w:kern w:val="0"/>
            <w14:ligatures w14:val="none"/>
          </w:rPr>
          <w:lastRenderedPageBreak/>
          <w:delText>within countries represented in the training data than to entirely unseen countries. One plausible explanation is that cross-country differences in institutions, policy environments, livelihood systems, data availability, and other country-specific characteristics are not fully captured by the observed predictors. We therefore interpret the leave-one-country-out results as indicating that extrapolation to entirely new countries remains considerably more challenging and warrants further methodological development.</w:delText>
        </w:r>
      </w:del>
    </w:p>
    <w:p w14:paraId="20503B3A" w14:textId="19EF5EA1" w:rsidR="003B0632" w:rsidRPr="00AA47AD" w:rsidRDefault="00AA47AD" w:rsidP="00AA47AD">
      <w:pPr>
        <w:rPr>
          <w:rFonts w:ascii="Times New Roman" w:hAnsi="Times New Roman" w:cs="Times New Roman"/>
        </w:rPr>
      </w:pPr>
      <w:r w:rsidRPr="00AA47AD">
        <w:rPr>
          <w:rFonts w:ascii="Times New Roman" w:eastAsia="Times New Roman" w:hAnsi="Times New Roman" w:cs="Times New Roman"/>
          <w:kern w:val="0"/>
          <w14:ligatures w14:val="none"/>
        </w:rPr>
        <w:t>We have added a new subsection, “Exploratory Analysis of Generalization to New Geographic Areas,” to the Results section and included SI Table 3 in this subsection.</w:t>
      </w:r>
    </w:p>
    <w:p w14:paraId="6607996F" w14:textId="77777777" w:rsidR="008D270E" w:rsidRPr="00FE6F2B" w:rsidRDefault="008D270E" w:rsidP="00CF7ACB">
      <w:pPr>
        <w:pStyle w:val="ListParagraph"/>
        <w:rPr>
          <w:rFonts w:ascii="Times New Roman" w:eastAsia="Times New Roman" w:hAnsi="Times New Roman" w:cs="Times New Roman"/>
        </w:rPr>
      </w:pPr>
    </w:p>
    <w:p w14:paraId="5BF237CA" w14:textId="15252E2B" w:rsidR="00801B1E" w:rsidRPr="001C41F6" w:rsidRDefault="006A747E" w:rsidP="00CF7ACB">
      <w:pPr>
        <w:pStyle w:val="ListParagraph"/>
        <w:numPr>
          <w:ilvl w:val="0"/>
          <w:numId w:val="8"/>
        </w:numPr>
        <w:jc w:val="both"/>
        <w:rPr>
          <w:rFonts w:ascii="Times New Roman" w:eastAsia="Times New Roman" w:hAnsi="Times New Roman" w:cs="Times New Roman"/>
        </w:rPr>
      </w:pPr>
      <w:r w:rsidRPr="001C41F6">
        <w:rPr>
          <w:rFonts w:ascii="Times New Roman" w:eastAsia="Times New Roman" w:hAnsi="Times New Roman" w:cs="Times New Roman"/>
          <w:i/>
          <w:iCs/>
        </w:rPr>
        <w:t>In addition, Phase 3 accounts for 52.4% of observations, while Phase 5 accounts for only 0.3%. Under such imbalance, high crisis recall can coexist with weak discrimination across rarer and more severe classes. The paper would be stronger if it reported confusion matrices, class specific precision and recall, macro averaged scores, and calibration results. Also, the model should be compared against simple baselines, such as</w:t>
      </w:r>
      <w:r w:rsidRPr="001C41F6">
        <w:rPr>
          <w:rFonts w:ascii="Times New Roman" w:eastAsia="Times New Roman" w:hAnsi="Times New Roman" w:cs="Times New Roman"/>
        </w:rPr>
        <w:t xml:space="preserve"> </w:t>
      </w:r>
      <w:r w:rsidRPr="001C41F6">
        <w:rPr>
          <w:rFonts w:ascii="Times New Roman" w:eastAsia="Times New Roman" w:hAnsi="Times New Roman" w:cs="Times New Roman"/>
          <w:i/>
          <w:iCs/>
        </w:rPr>
        <w:t>persistence from the previous IPC round or a simpler regression or classification model. At present, it is difficult to judge how much value the complex ensemble adds beyond temporal persistence.</w:t>
      </w:r>
      <w:r w:rsidRPr="001C41F6">
        <w:rPr>
          <w:rFonts w:ascii="Times New Roman" w:eastAsia="Times New Roman" w:hAnsi="Times New Roman" w:cs="Times New Roman"/>
          <w:i/>
          <w:iCs/>
        </w:rPr>
        <w:br/>
      </w:r>
    </w:p>
    <w:p w14:paraId="545FD237" w14:textId="77777777" w:rsidR="00AF6D12" w:rsidRPr="00AF6D12" w:rsidRDefault="00AF6D12">
      <w:pPr>
        <w:jc w:val="both"/>
        <w:rPr>
          <w:ins w:id="9" w:author="Shi, Weilun (IFPRI)" w:date="2026-09-16T11:46:00Z" w16du:dateUtc="2026-09-16T15:46:00Z"/>
          <w:rFonts w:ascii="Times New Roman" w:hAnsi="Times New Roman"/>
          <w:b/>
          <w:rPrChange w:id="10" w:author="Shi, Weilun (IFPRI)" w:date="2026-09-16T11:46:00Z" w16du:dateUtc="2026-09-16T15:46:00Z">
            <w:rPr>
              <w:ins w:id="11" w:author="Shi, Weilun (IFPRI)" w:date="2026-09-16T11:46:00Z" w16du:dateUtc="2026-09-16T15:46:00Z"/>
              <w:b/>
            </w:rPr>
          </w:rPrChange>
        </w:rPr>
        <w:pPrChange w:id="12" w:author="Shi, Weilun (IFPRI)" w:date="2026-09-16T11:46:00Z" w16du:dateUtc="2026-09-16T15:46:00Z">
          <w:pPr>
            <w:pStyle w:val="ListParagraph"/>
            <w:numPr>
              <w:numId w:val="8"/>
            </w:numPr>
            <w:ind w:hanging="360"/>
            <w:jc w:val="both"/>
          </w:pPr>
        </w:pPrChange>
      </w:pPr>
      <w:ins w:id="13" w:author="Shi, Weilun (IFPRI)" w:date="2026-09-16T11:46:00Z" w16du:dateUtc="2026-09-16T15:46:00Z">
        <w:r w:rsidRPr="00AF6D12">
          <w:rPr>
            <w:rFonts w:ascii="Times New Roman" w:hAnsi="Times New Roman"/>
            <w:rPrChange w:id="14" w:author="Shi, Weilun (IFPRI)" w:date="2026-09-16T11:46:00Z" w16du:dateUtc="2026-09-16T15:46:00Z">
              <w:rPr/>
            </w:rPrChange>
          </w:rPr>
          <w:t>Thank you for these important comments. As you anticipated, the model performs substantially better in identifying whether an area is in crisis (Phase 3 or above) than in distinguishing among the individual IPC phases, particularly the rarer and more severe categories. Following your suggestion, we now provide a more complete evaluation of performance under class imbalance. The left panels of SI Fig. 4  report confusion matrices for the forecasting, nowcasting, and contemporaneous analyses. The confusion matrices show that the current models have limited ability to identify Phases 1, 4, and 5 as distinct classes, which have few observations in the evaluation samples. Nevertheless, the predictions preserve a meaningful ordering in severity: observations actually classified in Phases 4 and 5 are more likely to be predicted as being in crisis (Phase 3 or above) than observations actually in Phase 3, while Phase 3 observations are in turn more likely to be classified as being in crisis than observations in Phases 1 and 2. Thus, although the models are substantially more useful for crisis-versus-non-crisis screening than for exact five-phase classification, the predictions retain information about the underlying severity of acute food insecurity.  We now report macro-averaged precision, recall, and F1 scores across all five IPC phases in Table R1.</w:t>
        </w:r>
      </w:ins>
    </w:p>
    <w:p w14:paraId="149E8DCF" w14:textId="513E0C04" w:rsidR="00AF6D12" w:rsidDel="00AF6D12" w:rsidRDefault="00AF6D12" w:rsidP="00600F95">
      <w:pPr>
        <w:jc w:val="both"/>
        <w:rPr>
          <w:del w:id="15" w:author="Shi, Weilun (IFPRI)" w:date="2026-09-16T11:46:00Z" w16du:dateUtc="2026-09-16T15:46:00Z"/>
          <w:rFonts w:ascii="Times New Roman" w:hAnsi="Times New Roman"/>
        </w:rPr>
      </w:pPr>
      <w:del w:id="16" w:author="Shi, Weilun (IFPRI)" w:date="2026-09-16T11:46:00Z" w16du:dateUtc="2026-09-16T15:46:00Z">
        <w:r w:rsidRPr="00AF6D12" w:rsidDel="00AF6D12">
          <w:rPr>
            <w:rFonts w:ascii="Times New Roman" w:hAnsi="Times New Roman"/>
          </w:rPr>
          <w:delText xml:space="preserve">Thank you for these important comments. As you anticipated, the model performs substantially better in identifying whether an area is in crisis (Phase 3 or above) than in distinguishing among the individual IPC phases, particularly the rarer and more severe categories. Following your suggestion, we now provide a more complete evaluation of performance under class imbalance. The left panels of SI Fig. 4  report confusion matrices for the forecasting, nowcasting, and </w:delText>
        </w:r>
        <w:r w:rsidRPr="00AF6D12" w:rsidDel="00AF6D12">
          <w:rPr>
            <w:rFonts w:ascii="Times New Roman" w:hAnsi="Times New Roman"/>
          </w:rPr>
          <w:lastRenderedPageBreak/>
          <w:delText>contemporaneous analyses. The confusion matrices show that the current models have limited ability to identify Phases 1, 4, and 5 as distinct classes, reflecting the small number of observations in these three phases, as shown in Fig. 4. small sample size in these three Phases as shown Fig. 4. Nevertheless, the predictions preserve a meaningful ordering in severity: observations actually classified in Phases 4 and 5 are more likely to be predicted as being in crisis (Phase 3 or above) than observations actually in Phase 3, while Phase 3 observations are in turn more likely to be classified as being in crisis than observations in Phases 1 and 2. Thus, although the models are substantially more useful for crisis-versus-non-crisis screening than for exact five-phase classification, the predictions retain information about the underlying severity of acute food insecurity.  We now report macro-averaged precision, recall, and F1 scores across all five IPC phases in Table R1.</w:delText>
        </w:r>
      </w:del>
    </w:p>
    <w:p w14:paraId="308CC39C" w14:textId="56C075FB" w:rsidR="006A099B" w:rsidRPr="005C1F55" w:rsidRDefault="006A099B" w:rsidP="00CF7ACB">
      <w:pPr>
        <w:shd w:val="clear" w:color="auto" w:fill="FFFFFF"/>
        <w:jc w:val="center"/>
        <w:rPr>
          <w:rFonts w:ascii="Times New Roman" w:hAnsi="Times New Roman"/>
          <w:b/>
        </w:rPr>
      </w:pPr>
      <w:r>
        <w:rPr>
          <w:rFonts w:ascii="Times New Roman" w:hAnsi="Times New Roman"/>
          <w:b/>
        </w:rPr>
        <w:t>Table R</w:t>
      </w:r>
      <w:r w:rsidR="00600F95">
        <w:rPr>
          <w:rFonts w:ascii="Times New Roman" w:hAnsi="Times New Roman"/>
          <w:b/>
        </w:rPr>
        <w:t>1</w:t>
      </w:r>
      <w:r>
        <w:rPr>
          <w:rFonts w:ascii="Times New Roman" w:hAnsi="Times New Roman"/>
          <w:b/>
        </w:rPr>
        <w:t xml:space="preserve">. </w:t>
      </w:r>
      <w:r>
        <w:rPr>
          <w:rFonts w:ascii="Times New Roman" w:hAnsi="Times New Roman" w:hint="eastAsia"/>
          <w:b/>
        </w:rPr>
        <w:t>Macro-averaged precision, recall and F1</w:t>
      </w:r>
    </w:p>
    <w:tbl>
      <w:tblPr>
        <w:tblW w:w="6805" w:type="dxa"/>
        <w:tblInd w:w="135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1"/>
        <w:gridCol w:w="1227"/>
        <w:gridCol w:w="1707"/>
        <w:gridCol w:w="990"/>
      </w:tblGrid>
      <w:tr w:rsidR="006A099B" w:rsidRPr="00FE6F2B" w14:paraId="3959A1C5" w14:textId="77777777" w:rsidTr="00AF6D12">
        <w:trPr>
          <w:trHeight w:val="490"/>
        </w:trPr>
        <w:tc>
          <w:tcPr>
            <w:tcW w:w="2881" w:type="dxa"/>
            <w:tcBorders>
              <w:top w:val="single" w:sz="8" w:space="0" w:color="auto"/>
              <w:left w:val="nil"/>
              <w:bottom w:val="single" w:sz="8" w:space="0" w:color="auto"/>
              <w:right w:val="nil"/>
            </w:tcBorders>
            <w:shd w:val="clear" w:color="auto" w:fill="FFFFFF"/>
            <w:tcMar>
              <w:top w:w="0" w:type="dxa"/>
              <w:left w:w="0" w:type="dxa"/>
              <w:bottom w:w="0" w:type="dxa"/>
              <w:right w:w="0" w:type="dxa"/>
            </w:tcMar>
            <w:vAlign w:val="center"/>
            <w:hideMark/>
          </w:tcPr>
          <w:p w14:paraId="59726E4B" w14:textId="77777777" w:rsidR="006A099B" w:rsidRPr="00FE6F2B" w:rsidRDefault="006A099B" w:rsidP="00CF7ACB">
            <w:pPr>
              <w:rPr>
                <w:rFonts w:ascii="Times New Roman" w:eastAsia="Times New Roman" w:hAnsi="Times New Roman" w:cs="Times New Roman"/>
                <w:color w:val="000000"/>
                <w:kern w:val="0"/>
                <w14:ligatures w14:val="none"/>
              </w:rPr>
            </w:pPr>
            <w:r w:rsidRPr="00FE6F2B">
              <w:rPr>
                <w:rFonts w:ascii="Times New Roman" w:eastAsia="Times New Roman" w:hAnsi="Times New Roman" w:cs="Times New Roman"/>
                <w:b/>
                <w:bCs/>
                <w:color w:val="000000"/>
                <w:kern w:val="0"/>
                <w14:ligatures w14:val="none"/>
              </w:rPr>
              <w:t>Model</w:t>
            </w:r>
          </w:p>
        </w:tc>
        <w:tc>
          <w:tcPr>
            <w:tcW w:w="1227" w:type="dxa"/>
            <w:tcBorders>
              <w:top w:val="single" w:sz="8" w:space="0" w:color="auto"/>
              <w:left w:val="nil"/>
              <w:bottom w:val="single" w:sz="8" w:space="0" w:color="auto"/>
              <w:right w:val="nil"/>
            </w:tcBorders>
            <w:shd w:val="clear" w:color="auto" w:fill="FFFFFF"/>
            <w:tcMar>
              <w:top w:w="0" w:type="dxa"/>
              <w:left w:w="0" w:type="dxa"/>
              <w:bottom w:w="0" w:type="dxa"/>
              <w:right w:w="0" w:type="dxa"/>
            </w:tcMar>
            <w:vAlign w:val="center"/>
            <w:hideMark/>
          </w:tcPr>
          <w:p w14:paraId="5297351B" w14:textId="6F4EBBCA" w:rsidR="006A099B" w:rsidRPr="00FE6F2B" w:rsidRDefault="006A099B" w:rsidP="00CF7ACB">
            <w:pPr>
              <w:jc w:val="center"/>
              <w:rPr>
                <w:rFonts w:ascii="Times New Roman" w:eastAsia="Times New Roman" w:hAnsi="Times New Roman" w:cs="Times New Roman"/>
                <w:color w:val="000000"/>
                <w:kern w:val="0"/>
                <w14:ligatures w14:val="none"/>
              </w:rPr>
            </w:pPr>
            <w:r w:rsidRPr="00FE6F2B">
              <w:rPr>
                <w:rFonts w:ascii="Times New Roman" w:eastAsia="Times New Roman" w:hAnsi="Times New Roman" w:cs="Times New Roman"/>
                <w:b/>
                <w:bCs/>
                <w:color w:val="000000"/>
                <w:kern w:val="0"/>
                <w14:ligatures w14:val="none"/>
              </w:rPr>
              <w:t xml:space="preserve">Precision </w:t>
            </w:r>
          </w:p>
        </w:tc>
        <w:tc>
          <w:tcPr>
            <w:tcW w:w="1707" w:type="dxa"/>
            <w:tcBorders>
              <w:top w:val="single" w:sz="8" w:space="0" w:color="auto"/>
              <w:left w:val="nil"/>
              <w:bottom w:val="single" w:sz="8" w:space="0" w:color="auto"/>
              <w:right w:val="nil"/>
            </w:tcBorders>
            <w:shd w:val="clear" w:color="auto" w:fill="FFFFFF"/>
            <w:tcMar>
              <w:top w:w="0" w:type="dxa"/>
              <w:left w:w="0" w:type="dxa"/>
              <w:bottom w:w="0" w:type="dxa"/>
              <w:right w:w="0" w:type="dxa"/>
            </w:tcMar>
            <w:vAlign w:val="center"/>
            <w:hideMark/>
          </w:tcPr>
          <w:p w14:paraId="0DDD2228" w14:textId="126A0776" w:rsidR="006A099B" w:rsidRPr="00AF6D12" w:rsidRDefault="00AF6D12" w:rsidP="00CF7ACB">
            <w:pPr>
              <w:jc w:val="center"/>
              <w:rPr>
                <w:rFonts w:ascii="Times New Roman" w:hAnsi="Times New Roman" w:cs="Times New Roman"/>
                <w:color w:val="000000"/>
                <w:kern w:val="0"/>
                <w14:ligatures w14:val="none"/>
              </w:rPr>
            </w:pPr>
            <w:del w:id="17" w:author="Shi, Weilun (IFPRI)" w:date="2026-09-16T11:47:00Z" w16du:dateUtc="2026-09-16T15:47:00Z">
              <w:r w:rsidRPr="00AF6D12" w:rsidDel="00AF6D12">
                <w:rPr>
                  <w:rFonts w:ascii="Times New Roman" w:eastAsia="Times New Roman" w:hAnsi="Times New Roman" w:cs="Times New Roman"/>
                  <w:b/>
                  <w:bCs/>
                  <w:color w:val="000000"/>
                  <w:kern w:val="0"/>
                  <w14:ligatures w14:val="none"/>
                </w:rPr>
                <w:delText>Sensitivity</w:delText>
              </w:r>
            </w:del>
            <w:r w:rsidR="006A099B" w:rsidRPr="00FE6F2B">
              <w:rPr>
                <w:rFonts w:ascii="Times New Roman" w:eastAsia="Times New Roman" w:hAnsi="Times New Roman" w:cs="Times New Roman"/>
                <w:b/>
                <w:bCs/>
                <w:color w:val="000000"/>
                <w:kern w:val="0"/>
                <w14:ligatures w14:val="none"/>
              </w:rPr>
              <w:t>Recall</w:t>
            </w:r>
          </w:p>
        </w:tc>
        <w:tc>
          <w:tcPr>
            <w:tcW w:w="990" w:type="dxa"/>
            <w:tcBorders>
              <w:top w:val="single" w:sz="8" w:space="0" w:color="auto"/>
              <w:left w:val="nil"/>
              <w:bottom w:val="single" w:sz="8" w:space="0" w:color="auto"/>
              <w:right w:val="nil"/>
            </w:tcBorders>
            <w:shd w:val="clear" w:color="auto" w:fill="FFFFFF"/>
            <w:tcMar>
              <w:top w:w="0" w:type="dxa"/>
              <w:left w:w="0" w:type="dxa"/>
              <w:bottom w:w="0" w:type="dxa"/>
              <w:right w:w="0" w:type="dxa"/>
            </w:tcMar>
            <w:vAlign w:val="center"/>
            <w:hideMark/>
          </w:tcPr>
          <w:p w14:paraId="777407BC" w14:textId="743529F8" w:rsidR="006A099B" w:rsidRPr="0077675A" w:rsidRDefault="006A099B" w:rsidP="00CF7ACB">
            <w:pPr>
              <w:jc w:val="center"/>
              <w:rPr>
                <w:rFonts w:ascii="Times New Roman" w:hAnsi="Times New Roman" w:cs="Times New Roman"/>
                <w:b/>
                <w:bCs/>
                <w:color w:val="000000"/>
                <w:kern w:val="0"/>
                <w14:ligatures w14:val="none"/>
              </w:rPr>
            </w:pPr>
            <w:r w:rsidRPr="0077675A">
              <w:rPr>
                <w:rFonts w:ascii="Times New Roman" w:hAnsi="Times New Roman" w:cs="Times New Roman" w:hint="eastAsia"/>
                <w:b/>
                <w:bCs/>
                <w:color w:val="000000"/>
                <w:kern w:val="0"/>
                <w14:ligatures w14:val="none"/>
              </w:rPr>
              <w:t>F1</w:t>
            </w:r>
          </w:p>
        </w:tc>
      </w:tr>
      <w:tr w:rsidR="006A099B" w:rsidRPr="00FE6F2B" w14:paraId="5B184999" w14:textId="77777777" w:rsidTr="00AF6D12">
        <w:trPr>
          <w:trHeight w:val="360"/>
        </w:trPr>
        <w:tc>
          <w:tcPr>
            <w:tcW w:w="2881" w:type="dxa"/>
            <w:tcBorders>
              <w:top w:val="single" w:sz="4" w:space="0" w:color="auto"/>
              <w:left w:val="nil"/>
              <w:bottom w:val="nil"/>
              <w:right w:val="nil"/>
            </w:tcBorders>
            <w:shd w:val="clear" w:color="auto" w:fill="FFFFFF"/>
            <w:tcMar>
              <w:top w:w="0" w:type="dxa"/>
              <w:left w:w="0" w:type="dxa"/>
              <w:bottom w:w="0" w:type="dxa"/>
              <w:right w:w="0" w:type="dxa"/>
            </w:tcMar>
            <w:vAlign w:val="center"/>
            <w:hideMark/>
          </w:tcPr>
          <w:p w14:paraId="3E9FE0C0" w14:textId="77777777" w:rsidR="006A099B" w:rsidRPr="005C1F55" w:rsidRDefault="006A099B" w:rsidP="00CF7ACB">
            <w:pPr>
              <w:rPr>
                <w:rFonts w:ascii="Times New Roman" w:hAnsi="Times New Roman" w:cs="Times New Roman"/>
                <w:color w:val="000000"/>
                <w:kern w:val="0"/>
                <w14:ligatures w14:val="none"/>
              </w:rPr>
            </w:pPr>
          </w:p>
        </w:tc>
        <w:tc>
          <w:tcPr>
            <w:tcW w:w="1227" w:type="dxa"/>
            <w:tcBorders>
              <w:top w:val="single" w:sz="4" w:space="0" w:color="auto"/>
              <w:left w:val="nil"/>
              <w:bottom w:val="nil"/>
              <w:right w:val="nil"/>
            </w:tcBorders>
            <w:shd w:val="clear" w:color="auto" w:fill="FFFFFF"/>
            <w:tcMar>
              <w:top w:w="0" w:type="dxa"/>
              <w:left w:w="0" w:type="dxa"/>
              <w:bottom w:w="0" w:type="dxa"/>
              <w:right w:w="0" w:type="dxa"/>
            </w:tcMar>
            <w:vAlign w:val="center"/>
            <w:hideMark/>
          </w:tcPr>
          <w:p w14:paraId="7C9D602F" w14:textId="77777777" w:rsidR="006A099B" w:rsidRPr="00FE6F2B" w:rsidRDefault="006A099B" w:rsidP="00CF7ACB">
            <w:pPr>
              <w:rPr>
                <w:rFonts w:ascii="Times New Roman" w:eastAsia="Times New Roman" w:hAnsi="Times New Roman" w:cs="Times New Roman"/>
                <w:kern w:val="0"/>
                <w14:ligatures w14:val="none"/>
              </w:rPr>
            </w:pPr>
          </w:p>
        </w:tc>
        <w:tc>
          <w:tcPr>
            <w:tcW w:w="1707" w:type="dxa"/>
            <w:tcBorders>
              <w:top w:val="single" w:sz="4" w:space="0" w:color="auto"/>
              <w:left w:val="nil"/>
              <w:bottom w:val="nil"/>
              <w:right w:val="nil"/>
            </w:tcBorders>
            <w:shd w:val="clear" w:color="auto" w:fill="FFFFFF"/>
            <w:tcMar>
              <w:top w:w="0" w:type="dxa"/>
              <w:left w:w="0" w:type="dxa"/>
              <w:bottom w:w="0" w:type="dxa"/>
              <w:right w:w="0" w:type="dxa"/>
            </w:tcMar>
            <w:vAlign w:val="center"/>
            <w:hideMark/>
          </w:tcPr>
          <w:p w14:paraId="3C7FF564" w14:textId="77777777" w:rsidR="006A099B" w:rsidRPr="00FE6F2B" w:rsidRDefault="006A099B" w:rsidP="00CF7ACB">
            <w:pPr>
              <w:rPr>
                <w:rFonts w:ascii="Times New Roman" w:eastAsia="Times New Roman" w:hAnsi="Times New Roman" w:cs="Times New Roman"/>
                <w:kern w:val="0"/>
                <w14:ligatures w14:val="none"/>
              </w:rPr>
            </w:pPr>
          </w:p>
        </w:tc>
        <w:tc>
          <w:tcPr>
            <w:tcW w:w="990" w:type="dxa"/>
            <w:tcBorders>
              <w:top w:val="single" w:sz="4" w:space="0" w:color="auto"/>
              <w:left w:val="nil"/>
              <w:bottom w:val="nil"/>
              <w:right w:val="nil"/>
            </w:tcBorders>
            <w:shd w:val="clear" w:color="auto" w:fill="FFFFFF"/>
            <w:tcMar>
              <w:top w:w="0" w:type="dxa"/>
              <w:left w:w="0" w:type="dxa"/>
              <w:bottom w:w="0" w:type="dxa"/>
              <w:right w:w="0" w:type="dxa"/>
            </w:tcMar>
            <w:vAlign w:val="center"/>
            <w:hideMark/>
          </w:tcPr>
          <w:p w14:paraId="13F5E329" w14:textId="77777777" w:rsidR="006A099B" w:rsidRPr="00FE6F2B" w:rsidRDefault="006A099B" w:rsidP="00CF7ACB">
            <w:pPr>
              <w:rPr>
                <w:rFonts w:ascii="Times New Roman" w:eastAsia="Times New Roman" w:hAnsi="Times New Roman" w:cs="Times New Roman"/>
                <w:kern w:val="0"/>
                <w14:ligatures w14:val="none"/>
              </w:rPr>
            </w:pPr>
          </w:p>
        </w:tc>
      </w:tr>
      <w:tr w:rsidR="006A099B" w:rsidRPr="00FE6F2B" w14:paraId="3CD2EC5F" w14:textId="77777777" w:rsidTr="00AF6D12">
        <w:trPr>
          <w:trHeight w:val="432"/>
        </w:trPr>
        <w:tc>
          <w:tcPr>
            <w:tcW w:w="2881" w:type="dxa"/>
            <w:tcBorders>
              <w:top w:val="nil"/>
              <w:left w:val="nil"/>
              <w:bottom w:val="nil"/>
              <w:right w:val="nil"/>
            </w:tcBorders>
            <w:shd w:val="clear" w:color="auto" w:fill="FFFFFF"/>
            <w:tcMar>
              <w:top w:w="0" w:type="dxa"/>
              <w:left w:w="0" w:type="dxa"/>
              <w:bottom w:w="0" w:type="dxa"/>
              <w:right w:w="0" w:type="dxa"/>
            </w:tcMar>
            <w:vAlign w:val="center"/>
            <w:hideMark/>
          </w:tcPr>
          <w:p w14:paraId="4DCC6B24" w14:textId="2D1DBF83" w:rsidR="006A099B" w:rsidRPr="00097362" w:rsidRDefault="006A099B" w:rsidP="00CF7ACB">
            <w:pPr>
              <w:rPr>
                <w:rFonts w:ascii="Times New Roman" w:hAnsi="Times New Roman" w:cs="Times New Roman"/>
                <w:color w:val="000000"/>
                <w:kern w:val="0"/>
                <w14:ligatures w14:val="none"/>
              </w:rPr>
            </w:pPr>
            <w:r w:rsidRPr="00097362">
              <w:rPr>
                <w:rFonts w:ascii="Times New Roman" w:hAnsi="Times New Roman" w:cs="Times New Roman"/>
                <w:color w:val="000000"/>
                <w:kern w:val="0"/>
                <w14:ligatures w14:val="none"/>
              </w:rPr>
              <w:t>Forecasting</w:t>
            </w:r>
          </w:p>
        </w:tc>
        <w:tc>
          <w:tcPr>
            <w:tcW w:w="1227" w:type="dxa"/>
            <w:tcBorders>
              <w:top w:val="nil"/>
              <w:left w:val="nil"/>
              <w:bottom w:val="nil"/>
              <w:right w:val="nil"/>
            </w:tcBorders>
            <w:shd w:val="clear" w:color="auto" w:fill="FFFFFF"/>
            <w:tcMar>
              <w:top w:w="0" w:type="dxa"/>
              <w:left w:w="0" w:type="dxa"/>
              <w:bottom w:w="0" w:type="dxa"/>
              <w:right w:w="0" w:type="dxa"/>
            </w:tcMar>
            <w:vAlign w:val="center"/>
          </w:tcPr>
          <w:p w14:paraId="7D01E0D7" w14:textId="7B464724" w:rsidR="00206330" w:rsidRPr="00097362" w:rsidRDefault="00AF6D12" w:rsidP="00CF7ACB">
            <w:pPr>
              <w:jc w:val="center"/>
              <w:rPr>
                <w:rFonts w:ascii="Times New Roman" w:eastAsia="DengXian" w:hAnsi="Times New Roman" w:cs="Times New Roman"/>
                <w:color w:val="000000"/>
                <w:sz w:val="22"/>
                <w:szCs w:val="22"/>
              </w:rPr>
            </w:pPr>
            <w:del w:id="18" w:author="Shi, Weilun (IFPRI)" w:date="2026-09-16T11:48:00Z" w16du:dateUtc="2026-09-16T15:48:00Z">
              <w:r w:rsidDel="00AF6D12">
                <w:rPr>
                  <w:rFonts w:ascii="Times New Roman" w:eastAsia="DengXian" w:hAnsi="Times New Roman" w:cs="Times New Roman" w:hint="eastAsia"/>
                  <w:color w:val="000000"/>
                  <w:sz w:val="22"/>
                  <w:szCs w:val="22"/>
                </w:rPr>
                <w:delText>0.242</w:delText>
              </w:r>
            </w:del>
            <w:r w:rsidR="006A099B" w:rsidRPr="00097362">
              <w:rPr>
                <w:rFonts w:ascii="Times New Roman" w:eastAsia="DengXian" w:hAnsi="Times New Roman" w:cs="Times New Roman"/>
                <w:color w:val="000000"/>
                <w:sz w:val="22"/>
                <w:szCs w:val="22"/>
              </w:rPr>
              <w:t>0.42</w:t>
            </w:r>
            <w:r w:rsidR="00206330" w:rsidRPr="00097362">
              <w:rPr>
                <w:rFonts w:ascii="Times New Roman" w:eastAsia="DengXian" w:hAnsi="Times New Roman" w:cs="Times New Roman"/>
                <w:color w:val="000000"/>
                <w:sz w:val="22"/>
                <w:szCs w:val="22"/>
              </w:rPr>
              <w:t>5</w:t>
            </w:r>
          </w:p>
        </w:tc>
        <w:tc>
          <w:tcPr>
            <w:tcW w:w="1707" w:type="dxa"/>
            <w:tcBorders>
              <w:top w:val="nil"/>
              <w:left w:val="nil"/>
              <w:bottom w:val="nil"/>
              <w:right w:val="nil"/>
            </w:tcBorders>
            <w:shd w:val="clear" w:color="auto" w:fill="FFFFFF"/>
            <w:tcMar>
              <w:top w:w="0" w:type="dxa"/>
              <w:left w:w="0" w:type="dxa"/>
              <w:bottom w:w="0" w:type="dxa"/>
              <w:right w:w="0" w:type="dxa"/>
            </w:tcMar>
            <w:vAlign w:val="center"/>
          </w:tcPr>
          <w:p w14:paraId="4C1B8CD8" w14:textId="18362A39" w:rsidR="006A099B" w:rsidRPr="00097362" w:rsidRDefault="00AF6D12" w:rsidP="00CF7ACB">
            <w:pPr>
              <w:jc w:val="center"/>
              <w:rPr>
                <w:rFonts w:ascii="Times New Roman" w:eastAsia="Times New Roman" w:hAnsi="Times New Roman" w:cs="Times New Roman"/>
                <w:color w:val="000000"/>
                <w:kern w:val="0"/>
                <w14:ligatures w14:val="none"/>
              </w:rPr>
            </w:pPr>
            <w:del w:id="19" w:author="Shi, Weilun (IFPRI)" w:date="2026-09-16T11:48:00Z" w16du:dateUtc="2026-09-16T15:48:00Z">
              <w:r w:rsidDel="00AF6D12">
                <w:rPr>
                  <w:rFonts w:ascii="Times New Roman" w:eastAsia="DengXian" w:hAnsi="Times New Roman" w:cs="Times New Roman" w:hint="eastAsia"/>
                  <w:color w:val="000000"/>
                  <w:sz w:val="22"/>
                  <w:szCs w:val="22"/>
                </w:rPr>
                <w:delText>0.246</w:delText>
              </w:r>
            </w:del>
            <w:r w:rsidR="006A099B" w:rsidRPr="00097362">
              <w:rPr>
                <w:rFonts w:ascii="Times New Roman" w:eastAsia="DengXian" w:hAnsi="Times New Roman" w:cs="Times New Roman"/>
                <w:color w:val="000000"/>
                <w:sz w:val="22"/>
                <w:szCs w:val="22"/>
              </w:rPr>
              <w:t>0.22</w:t>
            </w:r>
            <w:r w:rsidR="00206330" w:rsidRPr="00097362">
              <w:rPr>
                <w:rFonts w:ascii="Times New Roman" w:eastAsia="DengXian" w:hAnsi="Times New Roman" w:cs="Times New Roman"/>
                <w:color w:val="000000"/>
                <w:sz w:val="22"/>
                <w:szCs w:val="22"/>
              </w:rPr>
              <w:t>3</w:t>
            </w:r>
          </w:p>
        </w:tc>
        <w:tc>
          <w:tcPr>
            <w:tcW w:w="990" w:type="dxa"/>
            <w:tcBorders>
              <w:top w:val="nil"/>
              <w:left w:val="nil"/>
              <w:bottom w:val="nil"/>
              <w:right w:val="nil"/>
            </w:tcBorders>
            <w:shd w:val="clear" w:color="auto" w:fill="FFFFFF"/>
            <w:tcMar>
              <w:top w:w="0" w:type="dxa"/>
              <w:left w:w="0" w:type="dxa"/>
              <w:bottom w:w="0" w:type="dxa"/>
              <w:right w:w="0" w:type="dxa"/>
            </w:tcMar>
            <w:vAlign w:val="center"/>
          </w:tcPr>
          <w:p w14:paraId="57F7144E" w14:textId="21C4EF2F" w:rsidR="006A099B" w:rsidRPr="00097362" w:rsidRDefault="00AF6D12" w:rsidP="00CF7ACB">
            <w:pPr>
              <w:jc w:val="center"/>
              <w:rPr>
                <w:rFonts w:ascii="Times New Roman" w:eastAsia="Times New Roman" w:hAnsi="Times New Roman" w:cs="Times New Roman"/>
                <w:color w:val="000000"/>
                <w:kern w:val="0"/>
                <w14:ligatures w14:val="none"/>
              </w:rPr>
            </w:pPr>
            <w:del w:id="20" w:author="Shi, Weilun (IFPRI)" w:date="2026-09-16T11:48:00Z" w16du:dateUtc="2026-09-16T15:48:00Z">
              <w:r w:rsidDel="00AF6D12">
                <w:rPr>
                  <w:rFonts w:ascii="Times New Roman" w:eastAsia="DengXian" w:hAnsi="Times New Roman" w:cs="Times New Roman" w:hint="eastAsia"/>
                  <w:color w:val="000000"/>
                  <w:sz w:val="22"/>
                  <w:szCs w:val="22"/>
                </w:rPr>
                <w:delText>0.236</w:delText>
              </w:r>
            </w:del>
            <w:r w:rsidR="006A099B" w:rsidRPr="00097362">
              <w:rPr>
                <w:rFonts w:ascii="Times New Roman" w:eastAsia="DengXian" w:hAnsi="Times New Roman" w:cs="Times New Roman"/>
                <w:color w:val="000000"/>
                <w:sz w:val="22"/>
                <w:szCs w:val="22"/>
              </w:rPr>
              <w:t>0.210</w:t>
            </w:r>
          </w:p>
        </w:tc>
      </w:tr>
      <w:tr w:rsidR="006A099B" w:rsidRPr="00FE6F2B" w14:paraId="4FA33401" w14:textId="77777777" w:rsidTr="00AF6D12">
        <w:trPr>
          <w:trHeight w:val="432"/>
        </w:trPr>
        <w:tc>
          <w:tcPr>
            <w:tcW w:w="2881" w:type="dxa"/>
            <w:tcBorders>
              <w:top w:val="nil"/>
              <w:left w:val="nil"/>
              <w:bottom w:val="nil"/>
              <w:right w:val="nil"/>
            </w:tcBorders>
            <w:shd w:val="clear" w:color="auto" w:fill="FFFFFF"/>
            <w:tcMar>
              <w:top w:w="0" w:type="dxa"/>
              <w:left w:w="0" w:type="dxa"/>
              <w:bottom w:w="0" w:type="dxa"/>
              <w:right w:w="0" w:type="dxa"/>
            </w:tcMar>
            <w:vAlign w:val="center"/>
          </w:tcPr>
          <w:p w14:paraId="02C2D1E8" w14:textId="2C7D86AA" w:rsidR="006A099B" w:rsidRPr="00097362" w:rsidRDefault="006A099B" w:rsidP="00CF7ACB">
            <w:pPr>
              <w:rPr>
                <w:rFonts w:ascii="Times New Roman" w:hAnsi="Times New Roman" w:cs="Times New Roman"/>
                <w:color w:val="000000"/>
                <w:kern w:val="0"/>
                <w14:ligatures w14:val="none"/>
              </w:rPr>
            </w:pPr>
            <w:r w:rsidRPr="00097362">
              <w:rPr>
                <w:rFonts w:ascii="Times New Roman" w:hAnsi="Times New Roman" w:cs="Times New Roman"/>
                <w:color w:val="000000"/>
                <w:kern w:val="0"/>
                <w14:ligatures w14:val="none"/>
              </w:rPr>
              <w:t>Nowcasting</w:t>
            </w:r>
          </w:p>
        </w:tc>
        <w:tc>
          <w:tcPr>
            <w:tcW w:w="1227" w:type="dxa"/>
            <w:tcBorders>
              <w:top w:val="nil"/>
              <w:left w:val="nil"/>
              <w:bottom w:val="nil"/>
              <w:right w:val="nil"/>
            </w:tcBorders>
            <w:shd w:val="clear" w:color="auto" w:fill="FFFFFF"/>
            <w:tcMar>
              <w:top w:w="0" w:type="dxa"/>
              <w:left w:w="0" w:type="dxa"/>
              <w:bottom w:w="0" w:type="dxa"/>
              <w:right w:w="0" w:type="dxa"/>
            </w:tcMar>
            <w:vAlign w:val="center"/>
          </w:tcPr>
          <w:p w14:paraId="7397AC32" w14:textId="20F67C4F" w:rsidR="006A099B" w:rsidRPr="00097362" w:rsidRDefault="00AF6D12" w:rsidP="00CF7ACB">
            <w:pPr>
              <w:jc w:val="center"/>
              <w:rPr>
                <w:rFonts w:ascii="Times New Roman" w:eastAsia="Times New Roman" w:hAnsi="Times New Roman" w:cs="Times New Roman"/>
                <w:color w:val="000000"/>
                <w:kern w:val="0"/>
                <w14:ligatures w14:val="none"/>
              </w:rPr>
            </w:pPr>
            <w:del w:id="21" w:author="Shi, Weilun (IFPRI)" w:date="2026-09-16T11:48:00Z" w16du:dateUtc="2026-09-16T15:48:00Z">
              <w:r w:rsidDel="00AF6D12">
                <w:rPr>
                  <w:rFonts w:ascii="Times New Roman" w:eastAsia="DengXian" w:hAnsi="Times New Roman" w:cs="Times New Roman" w:hint="eastAsia"/>
                  <w:color w:val="000000"/>
                  <w:sz w:val="22"/>
                  <w:szCs w:val="22"/>
                </w:rPr>
                <w:delText>0.242</w:delText>
              </w:r>
            </w:del>
            <w:r w:rsidR="006A099B" w:rsidRPr="00097362">
              <w:rPr>
                <w:rFonts w:ascii="Times New Roman" w:eastAsia="DengXian" w:hAnsi="Times New Roman" w:cs="Times New Roman"/>
                <w:color w:val="000000"/>
                <w:sz w:val="22"/>
                <w:szCs w:val="22"/>
              </w:rPr>
              <w:t>0.431</w:t>
            </w:r>
          </w:p>
        </w:tc>
        <w:tc>
          <w:tcPr>
            <w:tcW w:w="1707" w:type="dxa"/>
            <w:tcBorders>
              <w:top w:val="nil"/>
              <w:left w:val="nil"/>
              <w:bottom w:val="nil"/>
              <w:right w:val="nil"/>
            </w:tcBorders>
            <w:shd w:val="clear" w:color="auto" w:fill="FFFFFF"/>
            <w:tcMar>
              <w:top w:w="0" w:type="dxa"/>
              <w:left w:w="0" w:type="dxa"/>
              <w:bottom w:w="0" w:type="dxa"/>
              <w:right w:w="0" w:type="dxa"/>
            </w:tcMar>
            <w:vAlign w:val="center"/>
          </w:tcPr>
          <w:p w14:paraId="1CB5DD23" w14:textId="1A29E302" w:rsidR="006A099B" w:rsidRPr="00097362" w:rsidRDefault="00AF6D12" w:rsidP="00CF7ACB">
            <w:pPr>
              <w:jc w:val="center"/>
              <w:rPr>
                <w:rFonts w:ascii="Times New Roman" w:eastAsia="Times New Roman" w:hAnsi="Times New Roman" w:cs="Times New Roman"/>
                <w:color w:val="000000"/>
                <w:kern w:val="0"/>
                <w14:ligatures w14:val="none"/>
              </w:rPr>
            </w:pPr>
            <w:del w:id="22" w:author="Shi, Weilun (IFPRI)" w:date="2026-09-16T11:48:00Z" w16du:dateUtc="2026-09-16T15:48:00Z">
              <w:r w:rsidDel="00AF6D12">
                <w:rPr>
                  <w:rFonts w:ascii="Times New Roman" w:eastAsia="DengXian" w:hAnsi="Times New Roman" w:cs="Times New Roman" w:hint="eastAsia"/>
                  <w:color w:val="000000"/>
                  <w:sz w:val="22"/>
                  <w:szCs w:val="22"/>
                </w:rPr>
                <w:delText>0.246</w:delText>
              </w:r>
            </w:del>
            <w:r w:rsidR="006A099B" w:rsidRPr="00097362">
              <w:rPr>
                <w:rFonts w:ascii="Times New Roman" w:eastAsia="DengXian" w:hAnsi="Times New Roman" w:cs="Times New Roman"/>
                <w:color w:val="000000"/>
                <w:sz w:val="22"/>
                <w:szCs w:val="22"/>
              </w:rPr>
              <w:t>0.226</w:t>
            </w:r>
          </w:p>
        </w:tc>
        <w:tc>
          <w:tcPr>
            <w:tcW w:w="990" w:type="dxa"/>
            <w:tcBorders>
              <w:top w:val="nil"/>
              <w:left w:val="nil"/>
              <w:bottom w:val="nil"/>
              <w:right w:val="nil"/>
            </w:tcBorders>
            <w:shd w:val="clear" w:color="auto" w:fill="FFFFFF"/>
            <w:tcMar>
              <w:top w:w="0" w:type="dxa"/>
              <w:left w:w="0" w:type="dxa"/>
              <w:bottom w:w="0" w:type="dxa"/>
              <w:right w:w="0" w:type="dxa"/>
            </w:tcMar>
            <w:vAlign w:val="center"/>
          </w:tcPr>
          <w:p w14:paraId="07F15053" w14:textId="2B749BF6" w:rsidR="006A099B" w:rsidRPr="00097362" w:rsidRDefault="00AF6D12" w:rsidP="00CF7ACB">
            <w:pPr>
              <w:jc w:val="center"/>
              <w:rPr>
                <w:rFonts w:ascii="Times New Roman" w:eastAsia="Times New Roman" w:hAnsi="Times New Roman" w:cs="Times New Roman"/>
                <w:color w:val="000000"/>
                <w:kern w:val="0"/>
                <w14:ligatures w14:val="none"/>
              </w:rPr>
            </w:pPr>
            <w:del w:id="23" w:author="Shi, Weilun (IFPRI)" w:date="2026-09-16T11:48:00Z" w16du:dateUtc="2026-09-16T15:48:00Z">
              <w:r w:rsidDel="00AF6D12">
                <w:rPr>
                  <w:rFonts w:ascii="Times New Roman" w:eastAsia="DengXian" w:hAnsi="Times New Roman" w:cs="Times New Roman" w:hint="eastAsia"/>
                  <w:color w:val="000000"/>
                  <w:sz w:val="22"/>
                  <w:szCs w:val="22"/>
                </w:rPr>
                <w:delText>0.237</w:delText>
              </w:r>
            </w:del>
            <w:r w:rsidR="006A099B" w:rsidRPr="00097362">
              <w:rPr>
                <w:rFonts w:ascii="Times New Roman" w:eastAsia="DengXian" w:hAnsi="Times New Roman" w:cs="Times New Roman"/>
                <w:color w:val="000000"/>
                <w:sz w:val="22"/>
                <w:szCs w:val="22"/>
              </w:rPr>
              <w:t>0.21</w:t>
            </w:r>
            <w:r w:rsidR="00206330" w:rsidRPr="00097362">
              <w:rPr>
                <w:rFonts w:ascii="Times New Roman" w:eastAsia="DengXian" w:hAnsi="Times New Roman" w:cs="Times New Roman"/>
                <w:color w:val="000000"/>
                <w:sz w:val="22"/>
                <w:szCs w:val="22"/>
              </w:rPr>
              <w:t>4</w:t>
            </w:r>
          </w:p>
        </w:tc>
      </w:tr>
      <w:tr w:rsidR="006A099B" w:rsidRPr="00FE6F2B" w14:paraId="4FB6A4C0" w14:textId="77777777" w:rsidTr="00AF6D12">
        <w:trPr>
          <w:trHeight w:val="432"/>
        </w:trPr>
        <w:tc>
          <w:tcPr>
            <w:tcW w:w="2881" w:type="dxa"/>
            <w:tcBorders>
              <w:top w:val="nil"/>
              <w:left w:val="nil"/>
              <w:bottom w:val="single" w:sz="4" w:space="0" w:color="auto"/>
              <w:right w:val="nil"/>
            </w:tcBorders>
            <w:shd w:val="clear" w:color="auto" w:fill="FFFFFF"/>
            <w:tcMar>
              <w:top w:w="0" w:type="dxa"/>
              <w:left w:w="0" w:type="dxa"/>
              <w:bottom w:w="0" w:type="dxa"/>
              <w:right w:w="0" w:type="dxa"/>
            </w:tcMar>
            <w:vAlign w:val="center"/>
          </w:tcPr>
          <w:p w14:paraId="03EB0A37" w14:textId="4AE425E8" w:rsidR="006A099B" w:rsidRPr="00097362" w:rsidRDefault="006A099B" w:rsidP="00CF7ACB">
            <w:pPr>
              <w:rPr>
                <w:rFonts w:ascii="Times New Roman" w:hAnsi="Times New Roman" w:cs="Times New Roman"/>
                <w:color w:val="000000"/>
                <w:kern w:val="0"/>
                <w14:ligatures w14:val="none"/>
              </w:rPr>
            </w:pPr>
            <w:r w:rsidRPr="00097362">
              <w:rPr>
                <w:rFonts w:ascii="Times New Roman" w:hAnsi="Times New Roman" w:cs="Times New Roman"/>
                <w:color w:val="000000"/>
                <w:kern w:val="0"/>
                <w14:ligatures w14:val="none"/>
              </w:rPr>
              <w:t>Contemporaneous</w:t>
            </w:r>
          </w:p>
        </w:tc>
        <w:tc>
          <w:tcPr>
            <w:tcW w:w="1227" w:type="dxa"/>
            <w:tcBorders>
              <w:top w:val="nil"/>
              <w:left w:val="nil"/>
              <w:bottom w:val="single" w:sz="8" w:space="0" w:color="auto"/>
              <w:right w:val="nil"/>
            </w:tcBorders>
            <w:shd w:val="clear" w:color="auto" w:fill="FFFFFF"/>
            <w:tcMar>
              <w:top w:w="0" w:type="dxa"/>
              <w:left w:w="0" w:type="dxa"/>
              <w:bottom w:w="0" w:type="dxa"/>
              <w:right w:w="0" w:type="dxa"/>
            </w:tcMar>
            <w:vAlign w:val="center"/>
          </w:tcPr>
          <w:p w14:paraId="1FBA06AB" w14:textId="435B55AC" w:rsidR="006A099B" w:rsidRPr="00097362" w:rsidRDefault="006A099B" w:rsidP="00CF7ACB">
            <w:pPr>
              <w:jc w:val="center"/>
              <w:rPr>
                <w:rFonts w:ascii="Times New Roman" w:eastAsia="Times New Roman" w:hAnsi="Times New Roman" w:cs="Times New Roman"/>
                <w:color w:val="000000"/>
                <w:kern w:val="0"/>
                <w14:ligatures w14:val="none"/>
              </w:rPr>
            </w:pPr>
            <w:r w:rsidRPr="00097362">
              <w:rPr>
                <w:rFonts w:ascii="Times New Roman" w:eastAsia="DengXian" w:hAnsi="Times New Roman" w:cs="Times New Roman"/>
                <w:color w:val="000000"/>
                <w:sz w:val="22"/>
                <w:szCs w:val="22"/>
              </w:rPr>
              <w:t>0.</w:t>
            </w:r>
            <w:r w:rsidR="00BF2076" w:rsidRPr="00097362">
              <w:rPr>
                <w:rFonts w:ascii="Times New Roman" w:eastAsia="DengXian" w:hAnsi="Times New Roman" w:cs="Times New Roman"/>
                <w:color w:val="000000"/>
                <w:sz w:val="22"/>
                <w:szCs w:val="22"/>
              </w:rPr>
              <w:t>637</w:t>
            </w:r>
          </w:p>
        </w:tc>
        <w:tc>
          <w:tcPr>
            <w:tcW w:w="1707" w:type="dxa"/>
            <w:tcBorders>
              <w:top w:val="nil"/>
              <w:left w:val="nil"/>
              <w:bottom w:val="single" w:sz="8" w:space="0" w:color="auto"/>
              <w:right w:val="nil"/>
            </w:tcBorders>
            <w:shd w:val="clear" w:color="auto" w:fill="FFFFFF"/>
            <w:tcMar>
              <w:top w:w="0" w:type="dxa"/>
              <w:left w:w="0" w:type="dxa"/>
              <w:bottom w:w="0" w:type="dxa"/>
              <w:right w:w="0" w:type="dxa"/>
            </w:tcMar>
            <w:vAlign w:val="center"/>
          </w:tcPr>
          <w:p w14:paraId="3E9E8066" w14:textId="0DB683DB" w:rsidR="006A099B" w:rsidRPr="00097362" w:rsidRDefault="006A099B" w:rsidP="00CF7ACB">
            <w:pPr>
              <w:jc w:val="center"/>
              <w:rPr>
                <w:rFonts w:ascii="Times New Roman" w:eastAsia="Times New Roman" w:hAnsi="Times New Roman" w:cs="Times New Roman"/>
                <w:color w:val="000000"/>
                <w:kern w:val="0"/>
                <w14:ligatures w14:val="none"/>
              </w:rPr>
            </w:pPr>
            <w:r w:rsidRPr="00097362">
              <w:rPr>
                <w:rFonts w:ascii="Times New Roman" w:eastAsia="DengXian" w:hAnsi="Times New Roman" w:cs="Times New Roman"/>
                <w:color w:val="000000"/>
                <w:sz w:val="22"/>
                <w:szCs w:val="22"/>
              </w:rPr>
              <w:t>0.</w:t>
            </w:r>
            <w:r w:rsidR="00BF2076" w:rsidRPr="00097362">
              <w:rPr>
                <w:rFonts w:ascii="Times New Roman" w:eastAsia="DengXian" w:hAnsi="Times New Roman" w:cs="Times New Roman"/>
                <w:color w:val="000000"/>
                <w:sz w:val="22"/>
                <w:szCs w:val="22"/>
              </w:rPr>
              <w:t>328</w:t>
            </w:r>
          </w:p>
        </w:tc>
        <w:tc>
          <w:tcPr>
            <w:tcW w:w="990" w:type="dxa"/>
            <w:tcBorders>
              <w:top w:val="nil"/>
              <w:left w:val="nil"/>
              <w:bottom w:val="single" w:sz="8" w:space="0" w:color="auto"/>
              <w:right w:val="nil"/>
            </w:tcBorders>
            <w:shd w:val="clear" w:color="auto" w:fill="FFFFFF"/>
            <w:tcMar>
              <w:top w:w="0" w:type="dxa"/>
              <w:left w:w="0" w:type="dxa"/>
              <w:bottom w:w="0" w:type="dxa"/>
              <w:right w:w="0" w:type="dxa"/>
            </w:tcMar>
            <w:vAlign w:val="center"/>
          </w:tcPr>
          <w:p w14:paraId="61B09E52" w14:textId="376C273F" w:rsidR="006A099B" w:rsidRPr="00097362" w:rsidRDefault="00AF6D12" w:rsidP="00CF7ACB">
            <w:pPr>
              <w:jc w:val="center"/>
              <w:rPr>
                <w:rFonts w:ascii="Times New Roman" w:eastAsia="Times New Roman" w:hAnsi="Times New Roman" w:cs="Times New Roman"/>
                <w:color w:val="000000"/>
                <w:kern w:val="0"/>
                <w14:ligatures w14:val="none"/>
              </w:rPr>
            </w:pPr>
            <w:del w:id="24" w:author="Shi, Weilun (IFPRI)" w:date="2026-09-16T11:48:00Z" w16du:dateUtc="2026-09-16T15:48:00Z">
              <w:r w:rsidDel="00AF6D12">
                <w:rPr>
                  <w:rFonts w:ascii="Times New Roman" w:eastAsia="DengXian" w:hAnsi="Times New Roman" w:cs="Times New Roman" w:hint="eastAsia"/>
                  <w:color w:val="000000"/>
                  <w:sz w:val="22"/>
                  <w:szCs w:val="22"/>
                </w:rPr>
                <w:delText>0.333</w:delText>
              </w:r>
            </w:del>
            <w:r w:rsidR="006A099B" w:rsidRPr="00097362">
              <w:rPr>
                <w:rFonts w:ascii="Times New Roman" w:eastAsia="DengXian" w:hAnsi="Times New Roman" w:cs="Times New Roman"/>
                <w:color w:val="000000"/>
                <w:sz w:val="22"/>
                <w:szCs w:val="22"/>
              </w:rPr>
              <w:t>0.</w:t>
            </w:r>
            <w:r w:rsidR="00BF2076" w:rsidRPr="00097362">
              <w:rPr>
                <w:rFonts w:ascii="Times New Roman" w:eastAsia="DengXian" w:hAnsi="Times New Roman" w:cs="Times New Roman"/>
                <w:color w:val="000000"/>
                <w:sz w:val="22"/>
                <w:szCs w:val="22"/>
              </w:rPr>
              <w:t>334</w:t>
            </w:r>
          </w:p>
        </w:tc>
      </w:tr>
    </w:tbl>
    <w:p w14:paraId="0C7E43EF" w14:textId="77777777" w:rsidR="00AF6D12" w:rsidRDefault="00AF6D12" w:rsidP="00AF6D12">
      <w:pPr>
        <w:rPr>
          <w:ins w:id="25" w:author="Shi, Weilun (IFPRI)" w:date="2026-09-16T11:49:00Z" w16du:dateUtc="2026-09-16T15:49:00Z"/>
          <w:rFonts w:ascii="Times New Roman" w:eastAsia="Times New Roman" w:hAnsi="Times New Roman" w:cs="Times New Roman"/>
          <w:kern w:val="0"/>
          <w14:ligatures w14:val="none"/>
        </w:rPr>
      </w:pPr>
      <w:ins w:id="26" w:author="Shi, Weilun (IFPRI)" w:date="2026-09-16T11:49:00Z" w16du:dateUtc="2026-09-16T15:49:00Z">
        <w:r>
          <w:rPr>
            <w:rFonts w:ascii="Times New Roman" w:hAnsi="Times New Roman"/>
          </w:rPr>
          <w:t>Notes: Metrics use the same frozen, pre-rescue predictions and reconstructed actual phase labels as SI Fig. 4, panels a, c and e. For contemporaneous evaluation, actual phases are reconstructed from observed cumulative population shares using the 20% rule; Fig. 4 instead describes source-table phase labels. All five IPC phases are included (labels = [1, 2, 3, 4, 5]; average = macro; zero_division = 0), assigning zero when a metric denominator is zero. Forecasting and nowcasting pool all 1,170 observations in the 2022 temporal holdout; contemporaneous pools all 5,575 out-of-fold predictions from seed-0 random five-fold row-level cross-validation, rather than averaging fold-level metrics. Each contemporaneous fold uses 4,460 training and 1,115 test observations, without a separate validation split or hyperparameter search. Evaluation populations and protocols differ across models. Each temporal model predicts Phase 4 only once, correctly; the resulting Phase 4 precision of 1 contributes to macro precision but does not indicate reliable rare-class detection.</w:t>
        </w:r>
      </w:ins>
    </w:p>
    <w:p w14:paraId="79EC82FD" w14:textId="77777777" w:rsidR="00AF6D12" w:rsidRPr="00FE6F2B" w:rsidRDefault="00AF6D12" w:rsidP="00AF6D12">
      <w:pPr>
        <w:jc w:val="both"/>
        <w:rPr>
          <w:ins w:id="27" w:author="Shi, Weilun (IFPRI)" w:date="2026-09-16T11:49:00Z" w16du:dateUtc="2026-09-16T15:49:00Z"/>
          <w:rFonts w:ascii="Times New Roman" w:hAnsi="Times New Roman" w:cs="Times New Roman"/>
        </w:rPr>
      </w:pPr>
      <w:ins w:id="28" w:author="Shi, Weilun (IFPRI)" w:date="2026-09-16T11:49:00Z" w16du:dateUtc="2026-09-16T15:49:00Z">
        <w:r>
          <w:rPr>
            <w:rFonts w:ascii="Times New Roman" w:hAnsi="Times New Roman"/>
          </w:rPr>
          <w:t>SI Fig. 5 assesses calibration of predicted cumulative IPC population shares against observed shares. These shares are not probabilities that an area experiences a food crisis; the analysis therefore does not assess area-level crisis-probability calibration. For Phase 2+, Phase 3+ and Phase 4+, we regress observed shares on predicted shares and report the intercept and slope. Intercept 0 and slope 1 provide the linear-calibration reference for these continuous outcomes. Across IPC severity thresholds, predicted shares are positively associated with observed outcomes, but the models tend to compress predictions toward the center of the observed distribution. F</w:t>
        </w:r>
        <w:r w:rsidRPr="0084349C">
          <w:rPr>
            <w:rFonts w:ascii="Times New Roman" w:hAnsi="Times New Roman"/>
          </w:rPr>
          <w:t xml:space="preserve">or </w:t>
        </w:r>
        <w:r w:rsidRPr="0084349C">
          <w:rPr>
            <w:rFonts w:ascii="Times New Roman" w:hAnsi="Times New Roman"/>
          </w:rPr>
          <w:lastRenderedPageBreak/>
          <w:t>Phase 3+ and especially Phase 4+,</w:t>
        </w:r>
        <w:r>
          <w:rPr>
            <w:rFonts w:ascii="Times New Roman" w:hAnsi="Times New Roman"/>
          </w:rPr>
          <w:t xml:space="preserve"> </w:t>
        </w:r>
        <w:r w:rsidRPr="0084349C">
          <w:rPr>
            <w:rFonts w:ascii="Times New Roman" w:hAnsi="Times New Roman"/>
          </w:rPr>
          <w:t>calibration slopes greater than one indicate that predictions are compressed relative</w:t>
        </w:r>
        <w:r>
          <w:rPr>
            <w:rFonts w:ascii="Times New Roman" w:hAnsi="Times New Roman"/>
          </w:rPr>
          <w:t xml:space="preserve"> </w:t>
        </w:r>
        <w:r w:rsidRPr="0084349C">
          <w:rPr>
            <w:rFonts w:ascii="Times New Roman" w:hAnsi="Times New Roman"/>
          </w:rPr>
          <w:t>to the observed distribution, with substantial underprediction of the largest observed Phase 4+ population shares. This pattern is consistent with the small number of Phase 4/5</w:t>
        </w:r>
        <w:r>
          <w:rPr>
            <w:rFonts w:ascii="Times New Roman" w:hAnsi="Times New Roman"/>
          </w:rPr>
          <w:t xml:space="preserve"> </w:t>
        </w:r>
        <w:r w:rsidRPr="0084349C">
          <w:rPr>
            <w:rFonts w:ascii="Times New Roman" w:hAnsi="Times New Roman"/>
          </w:rPr>
          <w:t>observations available for training (see Fig. 4)</w:t>
        </w:r>
        <w:r>
          <w:rPr>
            <w:rFonts w:ascii="Times New Roman" w:hAnsi="Times New Roman"/>
          </w:rPr>
          <w:t xml:space="preserve">.  </w:t>
        </w:r>
      </w:ins>
    </w:p>
    <w:p w14:paraId="19E4F725" w14:textId="77777777" w:rsidR="00AF6D12" w:rsidRDefault="00AF6D12" w:rsidP="002A3F83">
      <w:pPr>
        <w:jc w:val="both"/>
        <w:rPr>
          <w:ins w:id="29" w:author="Shi, Weilun (IFPRI)" w:date="2026-09-16T11:49:00Z" w16du:dateUtc="2026-09-16T15:49:00Z"/>
          <w:rFonts w:ascii="Times New Roman" w:hAnsi="Times New Roman"/>
        </w:rPr>
      </w:pPr>
      <w:del w:id="30" w:author="Shi, Weilun (IFPRI)" w:date="2026-09-16T11:49:00Z" w16du:dateUtc="2026-09-16T15:49:00Z">
        <w:r w:rsidRPr="00AF6D12" w:rsidDel="00AF6D12">
          <w:rPr>
            <w:rFonts w:ascii="Times New Roman" w:hAnsi="Times New Roman"/>
          </w:rPr>
          <w:delText xml:space="preserve">We also report calibration diagnostics in SI Fig. 5. For each cumulative population-share outcome, the figure compares predicted and observed shares and reports the calibration intercept and slope, where perfect calibration corresponds to an intercept of 0 and a slope of 1. Across IPC severity thresholds, predicted shares are positively associated with observed outcomes, but the models tend to compress predictions toward the center of the observed distribution. For Phase 3+ and especially Phase 4+, calibration slopes greater than one indicate that predictions are compressed relative to the observed distribution, with substantial underprediction of the most severe Phase 4+ outcomes. This pattern is consistent with the small number of Phase 4/5 observations available for training (see Fig. 4).  </w:delText>
        </w:r>
      </w:del>
    </w:p>
    <w:p w14:paraId="3103F858" w14:textId="70DE4409" w:rsidR="002A3F83" w:rsidRPr="002A3F83" w:rsidRDefault="002A3F83" w:rsidP="002A3F83">
      <w:pPr>
        <w:jc w:val="both"/>
        <w:rPr>
          <w:rFonts w:ascii="Times New Roman" w:hAnsi="Times New Roman"/>
        </w:rPr>
      </w:pPr>
      <w:r w:rsidRPr="002A3F83">
        <w:rPr>
          <w:rFonts w:ascii="Times New Roman" w:hAnsi="Times New Roman"/>
        </w:rPr>
        <w:t>Although identifying food-crisis cases and estimating the share of the population in food crisis are arguably the most important tasks for humanitarian agencies and policymakers, identifying the more severe Phase 4 and Phase 5 cases is also highly desirable. Fortunately, Phase 5 is extremely rare and appears only twice in the 2022 holdout sample, making separate evaluation of a Phase 5 model unreliable. We therefore combine Phases 4 and 5 into a single severe-crisis category and apply a separate modeling strategy to improve identification of these more severe cases.</w:t>
      </w:r>
    </w:p>
    <w:p w14:paraId="005B1752" w14:textId="77777777" w:rsidR="002A3F83" w:rsidRPr="002A3F83" w:rsidRDefault="002A3F83" w:rsidP="002A3F83">
      <w:pPr>
        <w:jc w:val="both"/>
        <w:rPr>
          <w:rFonts w:ascii="Times New Roman" w:hAnsi="Times New Roman"/>
        </w:rPr>
      </w:pPr>
    </w:p>
    <w:p w14:paraId="419A65FA" w14:textId="44FA349F" w:rsidR="002A3F83" w:rsidRPr="002A3F83" w:rsidRDefault="002A3F83" w:rsidP="002A3F83">
      <w:pPr>
        <w:jc w:val="both"/>
        <w:rPr>
          <w:rFonts w:ascii="Times New Roman" w:hAnsi="Times New Roman"/>
        </w:rPr>
      </w:pPr>
      <w:r w:rsidRPr="002A3F83">
        <w:rPr>
          <w:rFonts w:ascii="Times New Roman" w:hAnsi="Times New Roman"/>
        </w:rPr>
        <w:t>This analysis is designed to “rescue” observations that are classified as Phase 3 by the baseline model but may in fact belong to Phase 4 or 5. We train an XGBoost classifier on observations with actual IPC phases of 3, 4, or 5, treating Phases 4/5 as the positive class and Phase 3 as the negative class. The forecasting specification uses a single-stage classifier, whereas the nowcasting specification incorporates an additional residual-regression layer to refine the predicted scores. To address class imbalance, we compare three positive-class weighting schemes: unweighted, square-root balanced, and fully balanced.</w:t>
      </w:r>
    </w:p>
    <w:p w14:paraId="4E3FCEA4" w14:textId="2D76E349" w:rsidR="002A3F83" w:rsidRPr="002A3F83" w:rsidRDefault="002A3F83" w:rsidP="002A3F83">
      <w:pPr>
        <w:jc w:val="both"/>
        <w:rPr>
          <w:rFonts w:ascii="Times New Roman" w:hAnsi="Times New Roman"/>
        </w:rPr>
      </w:pPr>
      <w:r w:rsidRPr="002A3F83">
        <w:rPr>
          <w:rFonts w:ascii="Times New Roman" w:hAnsi="Times New Roman"/>
        </w:rPr>
        <w:t>For forecasting and nowcasting, the classification threshold is selected using expanding-window time-series cross-validation over 2017–2021, and final performance is evaluated on the 1,170-observation 2022 temporal holdout sample. The primary selection criterion is the F</w:t>
      </w:r>
      <w:r w:rsidR="00062B63">
        <w:rPr>
          <w:rFonts w:ascii="Times New Roman" w:hAnsi="Times New Roman"/>
        </w:rPr>
        <w:t>2</w:t>
      </w:r>
      <w:r w:rsidRPr="002A3F83">
        <w:rPr>
          <w:rFonts w:ascii="Times New Roman" w:hAnsi="Times New Roman"/>
        </w:rPr>
        <w:t xml:space="preserve"> score for identifying Phase 4/5 observations, which places greater weight on recall than on precision; recall, precision, and the number of erroneous promotions are used sequentially as secondary criteria. For the contemporaneous model, performance is evaluated using five-fold out-of-fold predictions, consistent with the validation design of the main contemporaneous analysis, and the threshold is selected from the corresponding out-of-fold predictions.</w:t>
      </w:r>
    </w:p>
    <w:p w14:paraId="713C850E" w14:textId="77777777" w:rsidR="00AF6D12" w:rsidRPr="002A3F83" w:rsidRDefault="00AF6D12" w:rsidP="00AF6D12">
      <w:pPr>
        <w:jc w:val="both"/>
        <w:rPr>
          <w:ins w:id="31" w:author="Shi, Weilun (IFPRI)" w:date="2026-09-16T11:50:00Z" w16du:dateUtc="2026-09-16T15:50:00Z"/>
          <w:rFonts w:ascii="Times New Roman" w:hAnsi="Times New Roman"/>
        </w:rPr>
      </w:pPr>
      <w:ins w:id="32" w:author="Shi, Weilun (IFPRI)" w:date="2026-09-16T11:50:00Z" w16du:dateUtc="2026-09-16T15:50:00Z">
        <w:r w:rsidRPr="002A3F83">
          <w:rPr>
            <w:rFonts w:ascii="Times New Roman" w:hAnsi="Times New Roman"/>
          </w:rPr>
          <w:t xml:space="preserve">In application, we impose a strict gating rule: only observations classified as Phase 3 by the baseline model and with a predicted Phase 4/5 score above the selected threshold are promoted to </w:t>
        </w:r>
        <w:r w:rsidRPr="002A3F83">
          <w:rPr>
            <w:rFonts w:ascii="Times New Roman" w:hAnsi="Times New Roman"/>
          </w:rPr>
          <w:lastRenderedPageBreak/>
          <w:t>the combined Phase 4/5 category, while all other baseline predictions remain unchanged. The procedure should therefore be interpreted as a Phase 3-to-Phase 4/5 risk-promotion mechanism rather than as a model that distinguishes Phase 4 from Phase 5. We have revised SI Fig. 4 to retain five actual classes on both sides while distinguishing the prediction categories. The left panels show the original five-class predictions. The right panels show four predicted categories (P1, P2, P3 and Combined P4/5), with no separate predicted P5 column. The rescue results therefore concern detection of the combined severe category, not improved full five-class classification.</w:t>
        </w:r>
      </w:ins>
    </w:p>
    <w:p w14:paraId="66C38A9A" w14:textId="51C4429E" w:rsidR="00AF6D12" w:rsidDel="00AF6D12" w:rsidRDefault="00AF6D12" w:rsidP="002A3F83">
      <w:pPr>
        <w:jc w:val="both"/>
        <w:rPr>
          <w:del w:id="33" w:author="Shi, Weilun (IFPRI)" w:date="2026-09-16T11:50:00Z" w16du:dateUtc="2026-09-16T15:50:00Z"/>
          <w:rFonts w:ascii="Times New Roman" w:hAnsi="Times New Roman"/>
        </w:rPr>
      </w:pPr>
      <w:del w:id="34" w:author="Shi, Weilun (IFPRI)" w:date="2026-09-16T11:50:00Z" w16du:dateUtc="2026-09-16T15:50:00Z">
        <w:r w:rsidRPr="00AF6D12" w:rsidDel="00AF6D12">
          <w:rPr>
            <w:rFonts w:ascii="Times New Roman" w:hAnsi="Times New Roman"/>
          </w:rPr>
          <w:delText>In application, we impose a strict gating rule: only observations classified as Phase 3 by the baseline model and with a predicted Phase 4/5 score above the selected threshold are promoted to the combined Phase 4/5 category, while all other baseline predictions remain unchanged. The procedure should therefore be interpreted as a Phase 3-to-Phase 4/5 risk-promotion mechanism rather than as a model that distinguishes Phase 4 from Phase 5.</w:delText>
        </w:r>
      </w:del>
    </w:p>
    <w:p w14:paraId="7B67D576" w14:textId="05241EA1" w:rsidR="002A3F83" w:rsidRDefault="002A3F83" w:rsidP="002A3F83">
      <w:pPr>
        <w:jc w:val="both"/>
        <w:rPr>
          <w:rFonts w:ascii="Times New Roman" w:hAnsi="Times New Roman"/>
        </w:rPr>
      </w:pPr>
      <w:r w:rsidRPr="002A3F83">
        <w:rPr>
          <w:rFonts w:ascii="Times New Roman" w:hAnsi="Times New Roman"/>
        </w:rPr>
        <w:t>Based on the F</w:t>
      </w:r>
      <w:r>
        <w:rPr>
          <w:rFonts w:ascii="Times New Roman" w:hAnsi="Times New Roman"/>
        </w:rPr>
        <w:t>2</w:t>
      </w:r>
      <w:r w:rsidRPr="002A3F83">
        <w:rPr>
          <w:rFonts w:ascii="Times New Roman" w:hAnsi="Times New Roman"/>
        </w:rPr>
        <w:t xml:space="preserve"> criterion, we select the square-root balanced specification for forecasting and nowcasting and the fully balanced specification for the contemporaneous model. Their performance is summarized in SI Fig. 6. Under the selected specifications, the forecasting, nowcasting, and contemporaneous models correctly identify approximately 75%, 84%, and 78% of true severe (Phase 4+) cases, respectively, while approximately 31%, 50%, and 14% of non-severe cases are incorrectly classified as severe. The forecasting model achieves a sensitivity of 74.8% and a precision of 20.7%, the nowcasting model a sensitivity of 83.5% and a precision of 15.5%, and the contemporaneous model approximately 78% sensitivity and 35.9% precision. Thus, the rescue analysis substantially improves sensitivity to severe cases, but at the cost of additional false alarms.</w:t>
      </w:r>
    </w:p>
    <w:p w14:paraId="4D5CE098" w14:textId="77777777" w:rsidR="00AF6D12" w:rsidRPr="002A3F83" w:rsidRDefault="00AF6D12" w:rsidP="00AF6D12">
      <w:pPr>
        <w:jc w:val="both"/>
        <w:rPr>
          <w:ins w:id="35" w:author="Shi, Weilun (IFPRI)" w:date="2026-09-16T11:50:00Z" w16du:dateUtc="2026-09-16T15:50:00Z"/>
          <w:rFonts w:ascii="Times New Roman" w:hAnsi="Times New Roman"/>
        </w:rPr>
      </w:pPr>
      <w:ins w:id="36" w:author="Shi, Weilun (IFPRI)" w:date="2026-09-16T11:50:00Z" w16du:dateUtc="2026-09-16T15:50:00Z">
        <w:r w:rsidRPr="002A3F83">
          <w:rPr>
            <w:rFonts w:ascii="Times New Roman" w:hAnsi="Times New Roman"/>
          </w:rPr>
          <w:t>The improved detection of Phase 4/5 cases reflects the more targeted nature of the rescue model. Whereas the baseline model must distinguish across the full IPC severity distribution and is therefore dominated by the much more common Phase 2 and Phase 3 observations, the rescue model focuses specifically on distinguishing Phase 4/5 from Phase 3 among observations already classified as Phase 3 by the baseline. Combining Phases 4 and 5, upweighting the rare severe class, and selecting the classification threshold using an F</w:t>
        </w:r>
        <w:r>
          <w:rPr>
            <w:rFonts w:ascii="Times New Roman" w:hAnsi="Times New Roman"/>
          </w:rPr>
          <w:t>2</w:t>
        </w:r>
        <w:r w:rsidRPr="002A3F83">
          <w:rPr>
            <w:rFonts w:ascii="Times New Roman" w:hAnsi="Times New Roman"/>
          </w:rPr>
          <w:t xml:space="preserve"> criterion further orient the model toward detecting severe cases. The improvement should therefore be interpreted as a gain from tailoring the learning objective and decision rule to severe-case detection, rather than as evidence of improved full five-class classification or uniformly superior performance.</w:t>
        </w:r>
      </w:ins>
    </w:p>
    <w:p w14:paraId="0F95048C" w14:textId="2B3FE5BA" w:rsidR="00AF6D12" w:rsidRPr="002A3F83" w:rsidDel="00AF6D12" w:rsidRDefault="00AF6D12" w:rsidP="002A3F83">
      <w:pPr>
        <w:jc w:val="both"/>
        <w:rPr>
          <w:del w:id="37" w:author="Shi, Weilun (IFPRI)" w:date="2026-09-16T11:50:00Z" w16du:dateUtc="2026-09-16T15:50:00Z"/>
          <w:rFonts w:ascii="Times New Roman" w:hAnsi="Times New Roman"/>
        </w:rPr>
      </w:pPr>
      <w:del w:id="38" w:author="Shi, Weilun (IFPRI)" w:date="2026-09-16T11:50:00Z" w16du:dateUtc="2026-09-16T15:50:00Z">
        <w:r w:rsidRPr="00AF6D12" w:rsidDel="00AF6D12">
          <w:rPr>
            <w:rFonts w:ascii="Times New Roman" w:hAnsi="Times New Roman"/>
          </w:rPr>
          <w:delText xml:space="preserve">The improved detection of Phase 4/5 cases reflects the more targeted nature of the rescue model. Whereas the baseline model must distinguish across the full IPC severity distribution and is therefore dominated by the much more common Phase 2 and Phase 3 observations, the rescue model focuses specifically on distinguishing Phase 4/5 from Phase 3 among observations already classified as Phase 3 by the baseline. Combining Phases 4 and 5, upweighting the rare severe class, and selecting the classification threshold using an F2 criterion further orient the model toward detecting severe cases. The improvement should therefore be interpreted as a gain from tailoring </w:delText>
        </w:r>
        <w:r w:rsidRPr="00AF6D12" w:rsidDel="00AF6D12">
          <w:rPr>
            <w:rFonts w:ascii="Times New Roman" w:hAnsi="Times New Roman"/>
          </w:rPr>
          <w:lastRenderedPageBreak/>
          <w:delText>the learning objective and decision rule to severe-case detection, rather than as evidence that the rescue model is uniformly superior to the baseline model.</w:delText>
        </w:r>
      </w:del>
    </w:p>
    <w:p w14:paraId="7E2E7595" w14:textId="33A0AA14" w:rsidR="002A3F83" w:rsidRPr="002A3F83" w:rsidRDefault="002A3F83" w:rsidP="002A3F83">
      <w:pPr>
        <w:jc w:val="both"/>
        <w:rPr>
          <w:rFonts w:ascii="Times New Roman" w:hAnsi="Times New Roman"/>
        </w:rPr>
      </w:pPr>
      <w:r w:rsidRPr="002A3F83">
        <w:rPr>
          <w:rFonts w:ascii="Times New Roman" w:hAnsi="Times New Roman"/>
        </w:rPr>
        <w:t>The relatively low precision reflects both the substantial class imbalance between the large number of Phase 3 observations and the much smaller number of Phase 4/5 observations and the F</w:t>
      </w:r>
      <w:r w:rsidR="00062B63">
        <w:rPr>
          <w:rFonts w:ascii="Times New Roman" w:hAnsi="Times New Roman"/>
        </w:rPr>
        <w:t>2</w:t>
      </w:r>
      <w:r w:rsidRPr="002A3F83">
        <w:rPr>
          <w:rFonts w:ascii="Times New Roman" w:hAnsi="Times New Roman"/>
        </w:rPr>
        <w:t>-based selection criterion, which deliberately places greater weight on recall. Even a relatively small false-positive rate among Phase 3 observations can therefore generate a sizable number of erroneous promotions. The rescue model is consequently best interpreted as a high-sensitivity screening mechanism for severe cases rather than as a precise classifier.</w:t>
      </w:r>
    </w:p>
    <w:p w14:paraId="5C53B174" w14:textId="77777777" w:rsidR="002A3F83" w:rsidRDefault="002A3F83" w:rsidP="002A3F83">
      <w:pPr>
        <w:jc w:val="both"/>
        <w:rPr>
          <w:rFonts w:ascii="Times New Roman" w:hAnsi="Times New Roman"/>
        </w:rPr>
      </w:pPr>
      <w:r w:rsidRPr="002A3F83">
        <w:rPr>
          <w:rFonts w:ascii="Times New Roman" w:hAnsi="Times New Roman"/>
        </w:rPr>
        <w:t>The limited precision may also reflect the inherent difficulty of distinguishing between adjacent IPC phases, even when richer primary data are available. Maxwell et al. (2023), for example, document substantial ambiguity in classifying households near adjacent IPC severity thresholds even when detailed household-level information is available. More generally, IPC classifications rely on a convergence-of-evidence approach that combines quantitative indicators with contextual information and expert judgment (IPC Global Partners 2021). Some of the information used to distinguish adjacent phases is therefore highly context-specific and may not be fully captured by the passively collected quantitative predictors available to our model (Anderson et al. 2026). This limitation is likely to be particularly important for distinguishing higher-severity phases, where relatively small differences in observed conditions can affect the final classification.</w:t>
      </w:r>
    </w:p>
    <w:p w14:paraId="00164035" w14:textId="77777777" w:rsidR="00AF6D12" w:rsidRDefault="00AF6D12" w:rsidP="00AF6D12">
      <w:pPr>
        <w:jc w:val="both"/>
        <w:rPr>
          <w:ins w:id="39" w:author="Shi, Weilun (IFPRI)" w:date="2026-09-16T11:51:00Z" w16du:dateUtc="2026-09-16T15:51:00Z"/>
          <w:rFonts w:ascii="Times New Roman" w:hAnsi="Times New Roman"/>
        </w:rPr>
      </w:pPr>
      <w:ins w:id="40" w:author="Shi, Weilun (IFPRI)" w:date="2026-09-16T11:51:00Z" w16du:dateUtc="2026-09-16T15:51:00Z">
        <w:r w:rsidRPr="002A3F83">
          <w:rPr>
            <w:rFonts w:ascii="Times New Roman" w:hAnsi="Times New Roman"/>
          </w:rPr>
          <w:t>We have added a subsection, “Detecting More Severe Food Insecurity Phases,” to the Results section to describe the rescue model and present these findings. We have also added SI Figs. 4–6 to compare five-class base predictions with combined-P4/5 rescue outputs, report population-share calibration diagnostics, and compare rescue-model weighting schemes.</w:t>
        </w:r>
      </w:ins>
    </w:p>
    <w:p w14:paraId="6C7A1BE8" w14:textId="72714FFB" w:rsidR="002A3F83" w:rsidDel="00AF6D12" w:rsidRDefault="00AF6D12" w:rsidP="002A3F83">
      <w:pPr>
        <w:jc w:val="both"/>
        <w:rPr>
          <w:del w:id="41" w:author="Shi, Weilun (IFPRI)" w:date="2026-09-16T11:51:00Z" w16du:dateUtc="2026-09-16T15:51:00Z"/>
          <w:rFonts w:ascii="Times New Roman" w:hAnsi="Times New Roman"/>
        </w:rPr>
      </w:pPr>
      <w:del w:id="42" w:author="Shi, Weilun (IFPRI)" w:date="2026-09-16T11:51:00Z" w16du:dateUtc="2026-09-16T15:51:00Z">
        <w:r w:rsidRPr="00AF6D12" w:rsidDel="00AF6D12">
          <w:rPr>
            <w:rFonts w:ascii="Times New Roman" w:hAnsi="Times New Roman"/>
          </w:rPr>
          <w:delText>We have added a subsection, “Detecting More Severe Food Insecurity Phases,” to the Results section to describe the rescue model and present these findings. We have also added SI Figs. 4–6 to report the five-class confusion matrices, calibration diagnostics, and comparisons across rescue-model weighting schemes.</w:delText>
        </w:r>
      </w:del>
    </w:p>
    <w:p w14:paraId="799B2ABB" w14:textId="57838B0B" w:rsidR="002B4F4E" w:rsidRDefault="00FF3B31" w:rsidP="002A3F83">
      <w:pPr>
        <w:jc w:val="both"/>
        <w:rPr>
          <w:rFonts w:ascii="Times New Roman" w:hAnsi="Times New Roman"/>
        </w:rPr>
      </w:pPr>
      <w:r>
        <w:rPr>
          <w:rFonts w:ascii="Times New Roman" w:hAnsi="Times New Roman"/>
        </w:rPr>
        <w:t>Regarding the reviewer’s question about how much predictive value the model adds beyond temporal persistence, we would first like to clarify that the models in the previous manuscript did not include previous IPC assessment rounds as predictors. This choice reflects the highly uneven temporal coverage of the IPC data: 510 of the 1,198 analysis areas (42.6%) were assessed at most twice during the study period. We have added SI Fig</w:t>
      </w:r>
      <w:r w:rsidR="002B4F4E">
        <w:rPr>
          <w:rFonts w:ascii="Times New Roman" w:hAnsi="Times New Roman"/>
        </w:rPr>
        <w:t>.</w:t>
      </w:r>
      <w:r>
        <w:rPr>
          <w:rFonts w:ascii="Times New Roman" w:hAnsi="Times New Roman"/>
        </w:rPr>
        <w:t xml:space="preserve"> </w:t>
      </w:r>
      <w:r w:rsidR="002B4F4E">
        <w:rPr>
          <w:rFonts w:ascii="Times New Roman" w:hAnsi="Times New Roman"/>
        </w:rPr>
        <w:t>1</w:t>
      </w:r>
      <w:r>
        <w:rPr>
          <w:rFonts w:ascii="Times New Roman" w:hAnsi="Times New Roman"/>
        </w:rPr>
        <w:t xml:space="preserve"> and additional discussion of the IPC assessment structure </w:t>
      </w:r>
      <w:r w:rsidR="002B4F4E">
        <w:rPr>
          <w:rFonts w:ascii="Times New Roman" w:hAnsi="Times New Roman"/>
        </w:rPr>
        <w:t xml:space="preserve">in the Introduction section: </w:t>
      </w:r>
    </w:p>
    <w:p w14:paraId="640A51B0" w14:textId="19BD00CC" w:rsidR="00FF3B31" w:rsidRDefault="002B4F4E" w:rsidP="00CF7ACB">
      <w:pPr>
        <w:ind w:left="720"/>
        <w:jc w:val="both"/>
        <w:rPr>
          <w:rFonts w:ascii="Times New Roman" w:hAnsi="Times New Roman"/>
        </w:rPr>
      </w:pPr>
      <w:r w:rsidRPr="002B4F4E">
        <w:rPr>
          <w:rFonts w:ascii="Times New Roman" w:hAnsi="Times New Roman"/>
        </w:rPr>
        <w:t>At the same time, IPC assessments are conducted irregularly, and about 43%</w:t>
      </w:r>
      <w:r w:rsidR="00CF7ACB">
        <w:rPr>
          <w:rFonts w:ascii="Times New Roman" w:hAnsi="Times New Roman"/>
        </w:rPr>
        <w:t xml:space="preserve"> of</w:t>
      </w:r>
      <w:r w:rsidRPr="002B4F4E">
        <w:rPr>
          <w:rFonts w:ascii="Times New Roman" w:hAnsi="Times New Roman"/>
        </w:rPr>
        <w:t xml:space="preserve"> areas are observed only once or twice during the 6-year study period (see SI </w:t>
      </w:r>
      <w:r>
        <w:rPr>
          <w:rFonts w:ascii="Times New Roman" w:hAnsi="Times New Roman"/>
        </w:rPr>
        <w:t>Fig. 1</w:t>
      </w:r>
      <w:r w:rsidRPr="002B4F4E">
        <w:rPr>
          <w:rFonts w:ascii="Times New Roman" w:hAnsi="Times New Roman"/>
        </w:rPr>
        <w:t>). This uneven longitudinal structure creates additional challenges for predictor construction, model training, and prediction.</w:t>
      </w:r>
    </w:p>
    <w:p w14:paraId="52559CA4" w14:textId="77777777" w:rsidR="002B4F4E" w:rsidRDefault="002B4F4E" w:rsidP="00CF7ACB">
      <w:pPr>
        <w:rPr>
          <w:rFonts w:ascii="Times New Roman" w:hAnsi="Times New Roman"/>
        </w:rPr>
      </w:pPr>
    </w:p>
    <w:p w14:paraId="67368A64" w14:textId="24804176" w:rsidR="00FF3B31" w:rsidRPr="00FE6F2B" w:rsidRDefault="00FF3B31" w:rsidP="00CF7ACB">
      <w:pPr>
        <w:jc w:val="both"/>
        <w:rPr>
          <w:rFonts w:ascii="Times New Roman" w:eastAsia="Times New Roman" w:hAnsi="Times New Roman" w:cs="Times New Roman"/>
        </w:rPr>
      </w:pPr>
      <w:r>
        <w:rPr>
          <w:rFonts w:ascii="Times New Roman" w:hAnsi="Times New Roman"/>
        </w:rPr>
        <w:lastRenderedPageBreak/>
        <w:t xml:space="preserve">In the previous version, we attempted to assess the role of </w:t>
      </w:r>
      <w:r w:rsidR="00873489" w:rsidRPr="00873489">
        <w:rPr>
          <w:rFonts w:ascii="Times New Roman" w:hAnsi="Times New Roman"/>
        </w:rPr>
        <w:t>temporal</w:t>
      </w:r>
      <w:r w:rsidR="002B4F4E">
        <w:rPr>
          <w:rFonts w:ascii="Times New Roman" w:hAnsi="Times New Roman"/>
        </w:rPr>
        <w:t xml:space="preserve"> </w:t>
      </w:r>
      <w:r>
        <w:rPr>
          <w:rFonts w:ascii="Times New Roman" w:hAnsi="Times New Roman"/>
        </w:rPr>
        <w:t>persistence indirectly by reporting performance after excluding holdout observations whose IPC phase was unchanged from their most recent prior assessment. As shown in Table 1, model performance for this subset is broadly similar to that for the full holdout sample, suggesting that the reported predictive performance is not driven solely by cases in which IPC phases remain unchanged over time.</w:t>
      </w:r>
    </w:p>
    <w:p w14:paraId="5A54D388" w14:textId="769D0EA3" w:rsidR="00FF3B31" w:rsidRPr="00FE6F2B" w:rsidRDefault="00FF3B31" w:rsidP="00CF7ACB">
      <w:pPr>
        <w:jc w:val="both"/>
        <w:rPr>
          <w:rFonts w:ascii="Times New Roman" w:eastAsia="Times New Roman" w:hAnsi="Times New Roman" w:cs="Times New Roman"/>
        </w:rPr>
      </w:pPr>
      <w:r w:rsidRPr="00FE6F2B">
        <w:rPr>
          <w:rFonts w:ascii="Times New Roman" w:eastAsia="Times New Roman" w:hAnsi="Times New Roman" w:cs="Times New Roman"/>
        </w:rPr>
        <w:t xml:space="preserve">Following </w:t>
      </w:r>
      <w:r w:rsidR="000769A8" w:rsidRPr="00FE6F2B">
        <w:rPr>
          <w:rFonts w:ascii="Times New Roman" w:eastAsia="Times New Roman" w:hAnsi="Times New Roman" w:cs="Times New Roman"/>
        </w:rPr>
        <w:t>your</w:t>
      </w:r>
      <w:r w:rsidRPr="00FE6F2B">
        <w:rPr>
          <w:rFonts w:ascii="Times New Roman" w:eastAsia="Times New Roman" w:hAnsi="Times New Roman" w:cs="Times New Roman"/>
        </w:rPr>
        <w:t xml:space="preserve"> suggestion, we have now added</w:t>
      </w:r>
      <w:r w:rsidR="00F3447D" w:rsidRPr="00FE6F2B">
        <w:rPr>
          <w:rFonts w:ascii="Times New Roman" w:eastAsia="Times New Roman" w:hAnsi="Times New Roman" w:cs="Times New Roman"/>
        </w:rPr>
        <w:t xml:space="preserve"> three</w:t>
      </w:r>
      <w:r w:rsidRPr="00FE6F2B">
        <w:rPr>
          <w:rFonts w:ascii="Times New Roman" w:eastAsia="Times New Roman" w:hAnsi="Times New Roman" w:cs="Times New Roman"/>
        </w:rPr>
        <w:t xml:space="preserve"> explicit baseline comparisons:</w:t>
      </w:r>
    </w:p>
    <w:p w14:paraId="010F2997" w14:textId="244D7386" w:rsidR="00FF3B31" w:rsidRDefault="00FF3B31" w:rsidP="00CF7ACB">
      <w:pPr>
        <w:jc w:val="both"/>
        <w:rPr>
          <w:rFonts w:ascii="Times New Roman" w:hAnsi="Times New Roman"/>
          <w:bCs/>
        </w:rPr>
      </w:pPr>
      <w:r>
        <w:rPr>
          <w:rFonts w:ascii="Times New Roman" w:hAnsi="Times New Roman"/>
          <w:b/>
        </w:rPr>
        <w:t>Persistence baseline.</w:t>
      </w:r>
      <w:r w:rsidRPr="00AD0BD4">
        <w:rPr>
          <w:rFonts w:ascii="Times New Roman" w:hAnsi="Times New Roman"/>
          <w:b/>
        </w:rPr>
        <w:t xml:space="preserve"> </w:t>
      </w:r>
      <w:r w:rsidR="00AD0BD4" w:rsidRPr="00AD0BD4">
        <w:rPr>
          <w:rFonts w:ascii="Times New Roman" w:hAnsi="Times New Roman"/>
          <w:bCs/>
        </w:rPr>
        <w:t>For the forecasting and nowcasting analyses, 67 of 1,170 observations in the holdout sample have no prior IPC assessment and therefore cannot receive a persistence-based prediction. For observations with at least one prior assessment, we use the most recent observed IPC phase as the predicted phase. We evaluate the persistence benchmark and the ML model on the same subset of observations to ensure comparability.</w:t>
      </w:r>
    </w:p>
    <w:p w14:paraId="75851467" w14:textId="5A897696" w:rsidR="00673BA9" w:rsidRDefault="00FF3B31" w:rsidP="00CF7ACB">
      <w:pPr>
        <w:jc w:val="both"/>
        <w:rPr>
          <w:rFonts w:ascii="Times New Roman" w:hAnsi="Times New Roman"/>
          <w:bCs/>
        </w:rPr>
      </w:pPr>
      <w:r>
        <w:rPr>
          <w:rFonts w:ascii="Times New Roman" w:hAnsi="Times New Roman"/>
          <w:b/>
        </w:rPr>
        <w:t xml:space="preserve">Simpler classification model. </w:t>
      </w:r>
      <w:r w:rsidR="00AD0BD4" w:rsidRPr="00AD0BD4">
        <w:rPr>
          <w:rFonts w:ascii="Times New Roman" w:hAnsi="Times New Roman"/>
          <w:bCs/>
        </w:rPr>
        <w:t xml:space="preserve">We estimate an ordered </w:t>
      </w:r>
      <w:r w:rsidR="00097362">
        <w:rPr>
          <w:rFonts w:ascii="Times New Roman" w:hAnsi="Times New Roman" w:hint="eastAsia"/>
          <w:bCs/>
        </w:rPr>
        <w:t>probit</w:t>
      </w:r>
      <w:r w:rsidR="00AD0BD4" w:rsidRPr="00AD0BD4">
        <w:rPr>
          <w:rFonts w:ascii="Times New Roman" w:hAnsi="Times New Roman"/>
          <w:bCs/>
        </w:rPr>
        <w:t xml:space="preserve"> model in which the</w:t>
      </w:r>
      <w:r w:rsidR="00873489">
        <w:rPr>
          <w:rFonts w:ascii="Times New Roman" w:hAnsi="Times New Roman"/>
          <w:bCs/>
        </w:rPr>
        <w:t xml:space="preserve"> </w:t>
      </w:r>
      <w:r w:rsidR="00AD0BD4" w:rsidRPr="00AD0BD4">
        <w:rPr>
          <w:rFonts w:ascii="Times New Roman" w:hAnsi="Times New Roman"/>
          <w:bCs/>
        </w:rPr>
        <w:t>outcome is the IPC phase and the explanatory variables are the same predictors used</w:t>
      </w:r>
      <w:r w:rsidR="00873489">
        <w:rPr>
          <w:rFonts w:ascii="Times New Roman" w:hAnsi="Times New Roman"/>
          <w:bCs/>
        </w:rPr>
        <w:t xml:space="preserve"> </w:t>
      </w:r>
      <w:r w:rsidR="00AD0BD4" w:rsidRPr="00AD0BD4">
        <w:rPr>
          <w:rFonts w:ascii="Times New Roman" w:hAnsi="Times New Roman"/>
          <w:bCs/>
        </w:rPr>
        <w:t>in the machine-learning model. The model is trained and evaluated using the same</w:t>
      </w:r>
      <w:r w:rsidR="00873489">
        <w:rPr>
          <w:rFonts w:ascii="Times New Roman" w:hAnsi="Times New Roman"/>
          <w:bCs/>
        </w:rPr>
        <w:t xml:space="preserve"> </w:t>
      </w:r>
      <w:r w:rsidR="00AD0BD4" w:rsidRPr="00AD0BD4">
        <w:rPr>
          <w:rFonts w:ascii="Times New Roman" w:hAnsi="Times New Roman"/>
          <w:bCs/>
        </w:rPr>
        <w:t>temporal split as the corresponding ML specification. This provides a conventional</w:t>
      </w:r>
      <w:r w:rsidR="00873489">
        <w:rPr>
          <w:rFonts w:ascii="Times New Roman" w:hAnsi="Times New Roman"/>
          <w:bCs/>
        </w:rPr>
        <w:t xml:space="preserve"> </w:t>
      </w:r>
      <w:r w:rsidR="00AD0BD4" w:rsidRPr="00AD0BD4">
        <w:rPr>
          <w:rFonts w:ascii="Times New Roman" w:hAnsi="Times New Roman"/>
          <w:bCs/>
        </w:rPr>
        <w:t>parametric benchmark for the IPC phase-classification task.</w:t>
      </w:r>
    </w:p>
    <w:p w14:paraId="5BDC2D94" w14:textId="74895E3D" w:rsidR="00F3447D" w:rsidRDefault="00F3447D" w:rsidP="00CF7ACB">
      <w:pPr>
        <w:jc w:val="both"/>
        <w:rPr>
          <w:rFonts w:ascii="Times New Roman" w:hAnsi="Times New Roman"/>
          <w:bCs/>
        </w:rPr>
      </w:pPr>
      <w:r>
        <w:rPr>
          <w:rFonts w:ascii="Times New Roman" w:hAnsi="Times New Roman"/>
          <w:b/>
        </w:rPr>
        <w:t xml:space="preserve">Simpler regression model. </w:t>
      </w:r>
      <w:r w:rsidR="00AD0BD4" w:rsidRPr="00AD0BD4">
        <w:rPr>
          <w:rFonts w:ascii="Times New Roman" w:hAnsi="Times New Roman"/>
          <w:bCs/>
        </w:rPr>
        <w:t>We estimate separate ordinary least squares (OLS) models for the shares of the population in Phase 5, Phase 4 or above, Phase 3 or above, and Phase 2 or above, using the same predictors as in the machine-learning model. We then apply the same IPC classification rule used in our main analysis, assigning the overall IPC phase based on the 20% population-share threshold. This provides a simpler parametric benchmark for both the continuous population-share predictions and the resulting IPC phase classifications.</w:t>
      </w:r>
    </w:p>
    <w:p w14:paraId="0CDFFAB9" w14:textId="77777777" w:rsidR="00056D00" w:rsidRDefault="00AD0BD4" w:rsidP="00056D00">
      <w:pPr>
        <w:jc w:val="both"/>
        <w:rPr>
          <w:rFonts w:ascii="Times New Roman" w:hAnsi="Times New Roman"/>
        </w:rPr>
      </w:pPr>
      <w:r w:rsidRPr="00AD0BD4">
        <w:rPr>
          <w:rFonts w:ascii="Times New Roman" w:hAnsi="Times New Roman"/>
        </w:rPr>
        <w:t xml:space="preserve">The performance metrics for the three baseline models are reported in Panels A–C of SI Table </w:t>
      </w:r>
      <w:r>
        <w:rPr>
          <w:rFonts w:ascii="Times New Roman" w:hAnsi="Times New Roman"/>
        </w:rPr>
        <w:t>1</w:t>
      </w:r>
      <w:r w:rsidRPr="00AD0BD4">
        <w:rPr>
          <w:rFonts w:ascii="Times New Roman" w:hAnsi="Times New Roman"/>
        </w:rPr>
        <w:t xml:space="preserve">, while Panels </w:t>
      </w:r>
      <w:r w:rsidR="00056D00">
        <w:rPr>
          <w:rFonts w:ascii="Times New Roman" w:hAnsi="Times New Roman"/>
        </w:rPr>
        <w:t>J</w:t>
      </w:r>
      <w:r w:rsidRPr="00AD0BD4">
        <w:rPr>
          <w:rFonts w:ascii="Times New Roman" w:hAnsi="Times New Roman"/>
        </w:rPr>
        <w:t xml:space="preserve"> and </w:t>
      </w:r>
      <w:r w:rsidR="00056D00">
        <w:rPr>
          <w:rFonts w:ascii="Times New Roman" w:hAnsi="Times New Roman"/>
        </w:rPr>
        <w:t>K</w:t>
      </w:r>
      <w:r w:rsidRPr="00AD0BD4">
        <w:rPr>
          <w:rFonts w:ascii="Times New Roman" w:hAnsi="Times New Roman"/>
        </w:rPr>
        <w:t xml:space="preserve"> report the corresponding metrics for the machine-learning models evaluated on comparable samples. </w:t>
      </w:r>
      <w:r w:rsidR="00056D00">
        <w:rPr>
          <w:rFonts w:ascii="Times New Roman" w:hAnsi="Times New Roman"/>
        </w:rPr>
        <w:t>The</w:t>
      </w:r>
      <w:r w:rsidR="00056D00" w:rsidRPr="00056D00">
        <w:rPr>
          <w:rFonts w:ascii="Times New Roman" w:hAnsi="Times New Roman"/>
        </w:rPr>
        <w:t xml:space="preserve"> simpler models have lower overall phase-classification accuracy than the corresponding ML models. In general, the baselines</w:t>
      </w:r>
      <w:r w:rsidR="00056D00">
        <w:rPr>
          <w:rFonts w:ascii="Times New Roman" w:hAnsi="Times New Roman"/>
        </w:rPr>
        <w:t xml:space="preserve"> </w:t>
      </w:r>
      <w:r w:rsidR="00056D00" w:rsidRPr="00056D00">
        <w:rPr>
          <w:rFonts w:ascii="Times New Roman" w:hAnsi="Times New Roman"/>
        </w:rPr>
        <w:t>achieve modestly higher precision, but at the cost of substantially lower sensitiv</w:t>
      </w:r>
      <w:r w:rsidR="00056D00">
        <w:rPr>
          <w:rFonts w:ascii="Times New Roman" w:hAnsi="Times New Roman"/>
        </w:rPr>
        <w:t>ity</w:t>
      </w:r>
      <w:r w:rsidR="00056D00" w:rsidRPr="00056D00">
        <w:rPr>
          <w:rFonts w:ascii="Times New Roman" w:hAnsi="Times New Roman"/>
        </w:rPr>
        <w:t>, particularly for forecasting and nowcasting. The OLS benchmark also performs</w:t>
      </w:r>
      <w:r w:rsidR="00056D00">
        <w:rPr>
          <w:rFonts w:ascii="Times New Roman" w:hAnsi="Times New Roman"/>
        </w:rPr>
        <w:t xml:space="preserve"> </w:t>
      </w:r>
      <w:r w:rsidR="00056D00" w:rsidRPr="00056D00">
        <w:rPr>
          <w:rFonts w:ascii="Times New Roman" w:hAnsi="Times New Roman"/>
        </w:rPr>
        <w:t>worse than the corresponding ML models in predicting continuous population shares</w:t>
      </w:r>
      <w:r w:rsidR="00056D00">
        <w:rPr>
          <w:rFonts w:ascii="Times New Roman" w:hAnsi="Times New Roman"/>
        </w:rPr>
        <w:t xml:space="preserve"> </w:t>
      </w:r>
      <w:r w:rsidR="00056D00" w:rsidRPr="00056D00">
        <w:rPr>
          <w:rFonts w:ascii="Times New Roman" w:hAnsi="Times New Roman"/>
        </w:rPr>
        <w:t>across all three settings. This is especially pronounced for forecasting and nowcasting,</w:t>
      </w:r>
      <w:r w:rsidR="00056D00">
        <w:rPr>
          <w:rFonts w:ascii="Times New Roman" w:hAnsi="Times New Roman"/>
        </w:rPr>
        <w:t xml:space="preserve"> </w:t>
      </w:r>
      <w:r w:rsidR="00056D00" w:rsidRPr="00056D00">
        <w:rPr>
          <w:rFonts w:ascii="Times New Roman" w:hAnsi="Times New Roman"/>
        </w:rPr>
        <w:t>where the OLS models yield negative OOS R2 values and therefore perform worse</w:t>
      </w:r>
      <w:r w:rsidR="00056D00">
        <w:rPr>
          <w:rFonts w:ascii="Times New Roman" w:hAnsi="Times New Roman"/>
        </w:rPr>
        <w:t xml:space="preserve"> </w:t>
      </w:r>
      <w:r w:rsidR="00056D00" w:rsidRPr="00056D00">
        <w:rPr>
          <w:rFonts w:ascii="Times New Roman" w:hAnsi="Times New Roman"/>
        </w:rPr>
        <w:t>than a naive mean-prediction benchmark.</w:t>
      </w:r>
      <w:r w:rsidR="00056D00">
        <w:rPr>
          <w:rFonts w:ascii="Times New Roman" w:hAnsi="Times New Roman"/>
        </w:rPr>
        <w:t xml:space="preserve"> </w:t>
      </w:r>
    </w:p>
    <w:p w14:paraId="49AD2273" w14:textId="752B72B7" w:rsidR="00056D00" w:rsidRPr="00056D00" w:rsidRDefault="00056D00" w:rsidP="00056D00">
      <w:pPr>
        <w:rPr>
          <w:rFonts w:ascii="Times New Roman" w:hAnsi="Times New Roman"/>
        </w:rPr>
      </w:pPr>
      <w:r w:rsidRPr="00056D00">
        <w:rPr>
          <w:rFonts w:ascii="Times New Roman" w:hAnsi="Times New Roman"/>
        </w:rPr>
        <w:t>We have also conducted additional robustness checks examining how alternative treatments of missing predictor values affect these comparisons. We discuss these analyses in our response to Comment 6.</w:t>
      </w:r>
    </w:p>
    <w:p w14:paraId="166A48AD" w14:textId="77777777" w:rsidR="00056D00" w:rsidRDefault="00056D00" w:rsidP="00056D00">
      <w:pPr>
        <w:rPr>
          <w:rFonts w:ascii="Times New Roman" w:hAnsi="Times New Roman"/>
        </w:rPr>
      </w:pPr>
      <w:r w:rsidRPr="00056D00">
        <w:rPr>
          <w:rFonts w:ascii="Times New Roman" w:hAnsi="Times New Roman"/>
        </w:rPr>
        <w:t>We have added a new subsection, “Model Performance Relative to Simple Baselines,” to the Results section and included SI Table 1 to report these comparisons.</w:t>
      </w:r>
    </w:p>
    <w:p w14:paraId="469796D2" w14:textId="1EDCC47A" w:rsidR="00337C0A" w:rsidRPr="0059334B" w:rsidRDefault="00337C0A" w:rsidP="00056D00">
      <w:pPr>
        <w:rPr>
          <w:rFonts w:ascii="Times New Roman" w:eastAsia="Times New Roman" w:hAnsi="Times New Roman" w:cs="Times New Roman"/>
        </w:rPr>
      </w:pPr>
      <w:r w:rsidRPr="0059334B">
        <w:rPr>
          <w:rFonts w:ascii="Times New Roman" w:eastAsia="Times New Roman" w:hAnsi="Times New Roman" w:cs="Times New Roman"/>
        </w:rPr>
        <w:lastRenderedPageBreak/>
        <w:t>References:</w:t>
      </w:r>
    </w:p>
    <w:p w14:paraId="4F34327F" w14:textId="5144CA1C" w:rsidR="00337C0A" w:rsidRPr="0059334B" w:rsidRDefault="00337C0A" w:rsidP="00CF7ACB">
      <w:pPr>
        <w:rPr>
          <w:rFonts w:ascii="Times New Roman" w:eastAsia="Times New Roman" w:hAnsi="Times New Roman" w:cs="Times New Roman"/>
        </w:rPr>
      </w:pPr>
      <w:r w:rsidRPr="00913A8B">
        <w:rPr>
          <w:rFonts w:ascii="Times New Roman" w:eastAsia="Times New Roman" w:hAnsi="Times New Roman" w:cs="Times New Roman"/>
          <w:lang w:val="de-DE"/>
        </w:rPr>
        <w:t xml:space="preserve">Anderson, W., Becker-Reshef, I., Bodanac, N. et al. </w:t>
      </w:r>
      <w:r w:rsidRPr="0059334B">
        <w:rPr>
          <w:rFonts w:ascii="Times New Roman" w:eastAsia="Times New Roman" w:hAnsi="Times New Roman" w:cs="Times New Roman"/>
        </w:rPr>
        <w:t>Responsible use of artificial intelligence and machine learning for food security early warning systems. Nat Food 7, 736–739 (2026). https://doi.org/10.1038/s43016-026-01400-6</w:t>
      </w:r>
    </w:p>
    <w:p w14:paraId="7CC5E6E1" w14:textId="5E41CD5E" w:rsidR="002930FA" w:rsidRPr="0059334B" w:rsidRDefault="002930FA" w:rsidP="00CF7ACB">
      <w:pPr>
        <w:rPr>
          <w:rFonts w:ascii="Times New Roman" w:eastAsia="Times New Roman" w:hAnsi="Times New Roman" w:cs="Times New Roman"/>
        </w:rPr>
      </w:pPr>
      <w:r w:rsidRPr="0059334B">
        <w:rPr>
          <w:rFonts w:ascii="Times New Roman" w:hAnsi="Times New Roman" w:cs="Times New Roman"/>
        </w:rPr>
        <w:t xml:space="preserve">IPC Global Partners. (2021). </w:t>
      </w:r>
      <w:r w:rsidRPr="0059334B">
        <w:rPr>
          <w:rStyle w:val="Emphasis"/>
          <w:rFonts w:ascii="Times New Roman" w:hAnsi="Times New Roman" w:cs="Times New Roman"/>
        </w:rPr>
        <w:t>Integrated Food Security Phase Classification Technical Manual Version 3.1: Evidence and Standards for Better Food Security and Nutrition Decisions</w:t>
      </w:r>
      <w:r w:rsidRPr="0059334B">
        <w:rPr>
          <w:rFonts w:ascii="Times New Roman" w:hAnsi="Times New Roman" w:cs="Times New Roman"/>
        </w:rPr>
        <w:t>. Rome.</w:t>
      </w:r>
    </w:p>
    <w:p w14:paraId="7412E383" w14:textId="56AB696E" w:rsidR="00337C0A" w:rsidRPr="0059334B" w:rsidRDefault="00337C0A" w:rsidP="00CF7ACB">
      <w:pPr>
        <w:rPr>
          <w:rFonts w:ascii="Times New Roman" w:eastAsia="Times New Roman" w:hAnsi="Times New Roman" w:cs="Times New Roman"/>
        </w:rPr>
      </w:pPr>
      <w:r w:rsidRPr="0059334B">
        <w:rPr>
          <w:rFonts w:ascii="Times New Roman" w:eastAsia="Times New Roman" w:hAnsi="Times New Roman" w:cs="Times New Roman"/>
        </w:rPr>
        <w:t>Maxwell, D., Adan, G., Hailey, P., Day, M., Odhiambo, S. B. J., Kaindi, L., Njiru, J., Venkat, A., &amp; Marshak, A. (2023). “Using the household hunger scale to improve analysis and classification of severe food insecurity in famine-risk conditions: Evidence from three countries.” Food Policy, 118, 102449. https://doi.org/10.1016/j.foodpol.2023.102449</w:t>
      </w:r>
    </w:p>
    <w:p w14:paraId="3CEA116E" w14:textId="77777777" w:rsidR="00337C0A" w:rsidRPr="00FE6F2B" w:rsidRDefault="00337C0A" w:rsidP="00CF7ACB">
      <w:pPr>
        <w:pStyle w:val="ListParagraph"/>
        <w:rPr>
          <w:rFonts w:ascii="Times New Roman" w:eastAsia="Times New Roman" w:hAnsi="Times New Roman" w:cs="Times New Roman"/>
        </w:rPr>
      </w:pPr>
    </w:p>
    <w:p w14:paraId="6D52DCB3" w14:textId="5760E63B" w:rsidR="00F3447D" w:rsidRPr="00FE6F2B" w:rsidRDefault="006A747E" w:rsidP="00CF7ACB">
      <w:pPr>
        <w:pStyle w:val="ListParagraph"/>
        <w:numPr>
          <w:ilvl w:val="0"/>
          <w:numId w:val="8"/>
        </w:numPr>
        <w:rPr>
          <w:rFonts w:ascii="Times New Roman" w:eastAsia="Times New Roman" w:hAnsi="Times New Roman" w:cs="Times New Roman"/>
          <w:i/>
          <w:iCs/>
        </w:rPr>
      </w:pPr>
      <w:r>
        <w:rPr>
          <w:rFonts w:ascii="Times New Roman" w:hAnsi="Times New Roman"/>
          <w:i/>
        </w:rPr>
        <w:t>Another major method concern the treatment of space/geospatial data itself. Using latitude and longitude as separate covariates is not an appropriate geospatial modeling strategy. It treats space as two ordinary numbers rather than as a structured relational context. For areal units such as IPC polygons, this is particularly problematic because centroid coordinates ignore shape, size, adjacency, and within unit heterogeneity. As a result, the model may perform reasonably well within known settings, but show weaker transferability to new places or to changing crisis patterns. I encourage the authors to consider more appropriate modeling strategies for geospatial data, such as methods that better account for spatial dependence, neighborhood structure, and the characteristics of areal units.</w:t>
      </w:r>
    </w:p>
    <w:p w14:paraId="20779251" w14:textId="202E0513" w:rsidR="007D0C60" w:rsidRDefault="00070E7D" w:rsidP="00CF7ACB">
      <w:pPr>
        <w:jc w:val="both"/>
        <w:rPr>
          <w:rFonts w:ascii="Times New Roman" w:hAnsi="Times New Roman"/>
        </w:rPr>
      </w:pPr>
      <w:r>
        <w:rPr>
          <w:rFonts w:ascii="Times New Roman" w:hAnsi="Times New Roman"/>
        </w:rPr>
        <w:t xml:space="preserve">Thank you for this comment. We agree that including latitude and longitude as separate covariates may raise concerns about the extent to which the model relies on fixed geographic location, particularly when applied to new places or under changing spatial patterns of food insecurity. As </w:t>
      </w:r>
      <w:r w:rsidR="00AD0BD4">
        <w:rPr>
          <w:rFonts w:ascii="Times New Roman" w:hAnsi="Times New Roman"/>
        </w:rPr>
        <w:t>we have</w:t>
      </w:r>
      <w:r>
        <w:rPr>
          <w:rFonts w:ascii="Times New Roman" w:hAnsi="Times New Roman"/>
        </w:rPr>
        <w:t xml:space="preserve"> now clarified in the manuscript, however, the primary objective of our forecasting and nowcasting analyses is to </w:t>
      </w:r>
      <w:r w:rsidR="005C1F55">
        <w:rPr>
          <w:rFonts w:ascii="Times New Roman" w:hAnsi="Times New Roman"/>
        </w:rPr>
        <w:t>generalize</w:t>
      </w:r>
      <w:r>
        <w:rPr>
          <w:rFonts w:ascii="Times New Roman" w:hAnsi="Times New Roman"/>
        </w:rPr>
        <w:t xml:space="preserve"> </w:t>
      </w:r>
      <w:r w:rsidR="00062B63">
        <w:rPr>
          <w:rFonts w:ascii="Times New Roman" w:hAnsi="Times New Roman"/>
        </w:rPr>
        <w:t xml:space="preserve">to </w:t>
      </w:r>
      <w:r>
        <w:rPr>
          <w:rFonts w:ascii="Times New Roman" w:hAnsi="Times New Roman"/>
        </w:rPr>
        <w:t>current and future periods for locations represented in the IPC data, rather than to entirely new geographic areas</w:t>
      </w:r>
      <w:r w:rsidR="007D0C60">
        <w:rPr>
          <w:rFonts w:ascii="Times New Roman" w:hAnsi="Times New Roman"/>
        </w:rPr>
        <w:t>.</w:t>
      </w:r>
      <w:r w:rsidR="00AD0BD4">
        <w:rPr>
          <w:rFonts w:ascii="Times New Roman" w:hAnsi="Times New Roman"/>
        </w:rPr>
        <w:t xml:space="preserve"> </w:t>
      </w:r>
      <w:r w:rsidR="007D0C60" w:rsidRPr="007D0C60">
        <w:rPr>
          <w:rFonts w:ascii="Times New Roman" w:hAnsi="Times New Roman"/>
        </w:rPr>
        <w:t>Similarly, the contemporaneous</w:t>
      </w:r>
      <w:r w:rsidR="007D0C60">
        <w:rPr>
          <w:rFonts w:ascii="Times New Roman" w:hAnsi="Times New Roman"/>
        </w:rPr>
        <w:t xml:space="preserve"> </w:t>
      </w:r>
      <w:r w:rsidR="007D0C60" w:rsidRPr="007D0C60">
        <w:rPr>
          <w:rFonts w:ascii="Times New Roman" w:hAnsi="Times New Roman"/>
        </w:rPr>
        <w:t>analysis is intended to fill gaps in historical IPC assessments for areas that</w:t>
      </w:r>
      <w:r w:rsidR="00097362">
        <w:rPr>
          <w:rFonts w:ascii="Times New Roman" w:hAnsi="Times New Roman" w:hint="eastAsia"/>
        </w:rPr>
        <w:t xml:space="preserve"> </w:t>
      </w:r>
      <w:r w:rsidR="007D0C60" w:rsidRPr="007D0C60">
        <w:rPr>
          <w:rFonts w:ascii="Times New Roman" w:hAnsi="Times New Roman"/>
        </w:rPr>
        <w:t>have been assessed by IPC at other points in time.</w:t>
      </w:r>
      <w:r w:rsidR="007D0C60">
        <w:rPr>
          <w:rFonts w:ascii="Times New Roman" w:hAnsi="Times New Roman"/>
        </w:rPr>
        <w:t xml:space="preserve"> </w:t>
      </w:r>
      <w:r>
        <w:rPr>
          <w:rFonts w:ascii="Times New Roman" w:hAnsi="Times New Roman"/>
        </w:rPr>
        <w:t xml:space="preserve">For most predictors, we aggregate the underlying data over each IPC polygon, as described in the Data section. We also include population as </w:t>
      </w:r>
      <w:r w:rsidR="007D0C60">
        <w:rPr>
          <w:rFonts w:ascii="Times New Roman" w:hAnsi="Times New Roman"/>
        </w:rPr>
        <w:t>predictors</w:t>
      </w:r>
      <w:r>
        <w:rPr>
          <w:rFonts w:ascii="Times New Roman" w:hAnsi="Times New Roman"/>
        </w:rPr>
        <w:t xml:space="preserve">, which provide additional area-specific information beyond geographic coordinates. </w:t>
      </w:r>
    </w:p>
    <w:p w14:paraId="4BF5C56D" w14:textId="2634F13D" w:rsidR="00070E7D" w:rsidRDefault="00070E7D" w:rsidP="00CF7ACB">
      <w:pPr>
        <w:jc w:val="both"/>
        <w:rPr>
          <w:rFonts w:ascii="Times New Roman" w:eastAsia="Times New Roman" w:hAnsi="Times New Roman" w:cs="Times New Roman"/>
          <w:kern w:val="0"/>
          <w14:ligatures w14:val="none"/>
        </w:rPr>
      </w:pPr>
      <w:r>
        <w:rPr>
          <w:rFonts w:ascii="Times New Roman" w:hAnsi="Times New Roman"/>
        </w:rPr>
        <w:t>Nevertheless, to assess the extent to which our results depend on the direct use of latitude and longitude and whether simple neighborhood summaries provide useful spatial information, we conduct three additional robustness checks:</w:t>
      </w:r>
    </w:p>
    <w:p w14:paraId="2EA3C994" w14:textId="77777777" w:rsidR="00070E7D" w:rsidRPr="00FE6F2B" w:rsidRDefault="00070E7D" w:rsidP="00CF7ACB">
      <w:pPr>
        <w:numPr>
          <w:ilvl w:val="0"/>
          <w:numId w:val="5"/>
        </w:numPr>
        <w:jc w:val="both"/>
        <w:rPr>
          <w:rFonts w:ascii="Times New Roman" w:eastAsia="Times New Roman" w:hAnsi="Times New Roman" w:cs="Times New Roman"/>
          <w:kern w:val="0"/>
          <w14:ligatures w14:val="none"/>
        </w:rPr>
      </w:pPr>
      <w:r>
        <w:rPr>
          <w:rFonts w:ascii="Times New Roman" w:hAnsi="Times New Roman"/>
        </w:rPr>
        <w:t>Exclude latitude and longitude from the predictor set.</w:t>
      </w:r>
    </w:p>
    <w:p w14:paraId="5C790A95" w14:textId="7EDEEAF7" w:rsidR="00070E7D" w:rsidRPr="00FE6F2B" w:rsidRDefault="00070E7D" w:rsidP="00CF7ACB">
      <w:pPr>
        <w:numPr>
          <w:ilvl w:val="0"/>
          <w:numId w:val="5"/>
        </w:numPr>
        <w:jc w:val="both"/>
        <w:rPr>
          <w:rFonts w:ascii="Times New Roman" w:eastAsia="Times New Roman" w:hAnsi="Times New Roman" w:cs="Times New Roman"/>
          <w:kern w:val="0"/>
          <w14:ligatures w14:val="none"/>
        </w:rPr>
      </w:pPr>
      <w:r>
        <w:rPr>
          <w:rFonts w:ascii="Times New Roman" w:hAnsi="Times New Roman"/>
        </w:rPr>
        <w:lastRenderedPageBreak/>
        <w:t xml:space="preserve">Remove latitude and longitude and add </w:t>
      </w:r>
      <w:r w:rsidR="00AD0BD4">
        <w:rPr>
          <w:rFonts w:ascii="Times New Roman" w:hAnsi="Times New Roman"/>
        </w:rPr>
        <w:t>5</w:t>
      </w:r>
      <w:r>
        <w:rPr>
          <w:rFonts w:ascii="Times New Roman" w:hAnsi="Times New Roman"/>
        </w:rPr>
        <w:t>-nearest-neighbor spatial averages, calculated as the mean value of each non-coordinate predictor across the five nearest IPC areas.</w:t>
      </w:r>
    </w:p>
    <w:p w14:paraId="2A97CB79" w14:textId="77777777" w:rsidR="00070E7D" w:rsidRDefault="00070E7D" w:rsidP="00CF7ACB">
      <w:pPr>
        <w:numPr>
          <w:ilvl w:val="0"/>
          <w:numId w:val="5"/>
        </w:numPr>
        <w:jc w:val="both"/>
        <w:rPr>
          <w:rFonts w:ascii="Times New Roman" w:eastAsia="Times New Roman" w:hAnsi="Times New Roman" w:cs="Times New Roman"/>
          <w:kern w:val="0"/>
          <w14:ligatures w14:val="none"/>
        </w:rPr>
      </w:pPr>
      <w:r>
        <w:rPr>
          <w:rFonts w:ascii="Times New Roman" w:hAnsi="Times New Roman"/>
        </w:rPr>
        <w:t>Remove latitude and longitude and add 200-km spatial averages, calculated as the mean value of each non-coordinate predictor across IPC areas located within a 200-km radius.</w:t>
      </w:r>
    </w:p>
    <w:p w14:paraId="01910BAB" w14:textId="77777777" w:rsidR="000769A8" w:rsidRPr="00FE6F2B" w:rsidRDefault="00070E7D" w:rsidP="00CF7ACB">
      <w:pPr>
        <w:jc w:val="both"/>
        <w:rPr>
          <w:rFonts w:ascii="Times New Roman" w:eastAsia="Times New Roman" w:hAnsi="Times New Roman" w:cs="Times New Roman"/>
          <w:kern w:val="0"/>
          <w14:ligatures w14:val="none"/>
        </w:rPr>
      </w:pPr>
      <w:r>
        <w:rPr>
          <w:rFonts w:ascii="Times New Roman" w:hAnsi="Times New Roman"/>
        </w:rPr>
        <w:t>These alternative specifications allow us to assess whether predictive performance depends on the direct inclusion of geographic coordinates and whether simple neighborhood-based summaries add useful spatial information beyond the characteristics of each IPC area itself.</w:t>
      </w:r>
    </w:p>
    <w:p w14:paraId="24D001BC" w14:textId="05ED30C8" w:rsidR="000769A8" w:rsidRDefault="00070E7D" w:rsidP="00CF7ACB">
      <w:pPr>
        <w:jc w:val="both"/>
        <w:rPr>
          <w:rFonts w:ascii="Times New Roman" w:hAnsi="Times New Roman"/>
        </w:rPr>
      </w:pPr>
      <w:r>
        <w:rPr>
          <w:rFonts w:ascii="Times New Roman" w:hAnsi="Times New Roman"/>
        </w:rPr>
        <w:t xml:space="preserve">The results are summarized in </w:t>
      </w:r>
      <w:r w:rsidR="00AD0BD4">
        <w:rPr>
          <w:rFonts w:ascii="Times New Roman" w:hAnsi="Times New Roman"/>
        </w:rPr>
        <w:t xml:space="preserve">SI </w:t>
      </w:r>
      <w:r>
        <w:rPr>
          <w:rFonts w:ascii="Times New Roman" w:hAnsi="Times New Roman"/>
        </w:rPr>
        <w:t xml:space="preserve">Table </w:t>
      </w:r>
      <w:r w:rsidR="00AD0BD4">
        <w:rPr>
          <w:rFonts w:ascii="Times New Roman" w:hAnsi="Times New Roman"/>
        </w:rPr>
        <w:t>2</w:t>
      </w:r>
      <w:r>
        <w:rPr>
          <w:rFonts w:ascii="Times New Roman" w:hAnsi="Times New Roman"/>
        </w:rPr>
        <w:t>. Interestingly, excluding latitude and longitude produces little change in predictive performance. Although geographic coordinates rank relatively highly in the feature-importance analysis, this result suggests that they contribute little unique predictive information once the other covariates are included. Many predictors in our model—including weather, agroecological characteristics, elevation, vegetation, market access, infrastructure, and conflict—are themselves spatially structured and may capture much of the geographic heterogeneity represented by latitude and longitude. In tree-based models, correlated predictors can also substitute for one another, so a variable may receive high feature importance without being essential for maintaining out-of-sample predictive performance. Overall, these results suggest that the model’s performance is not driven primarily by the direct use of geographic coordinates.</w:t>
      </w:r>
      <w:r w:rsidRPr="005C1F55">
        <w:rPr>
          <w:rFonts w:ascii="Times New Roman" w:hAnsi="Times New Roman"/>
        </w:rPr>
        <w:t xml:space="preserve"> </w:t>
      </w:r>
    </w:p>
    <w:p w14:paraId="0B5FDD26" w14:textId="77777777" w:rsidR="00AF6D12" w:rsidRDefault="00AF6D12" w:rsidP="00AF6D12">
      <w:pPr>
        <w:jc w:val="both"/>
        <w:rPr>
          <w:ins w:id="43" w:author="Shi, Weilun (IFPRI)" w:date="2026-09-16T11:52:00Z" w16du:dateUtc="2026-09-16T15:52:00Z"/>
          <w:rFonts w:ascii="Times New Roman" w:hAnsi="Times New Roman"/>
        </w:rPr>
      </w:pPr>
      <w:ins w:id="44" w:author="Shi, Weilun (IFPRI)" w:date="2026-09-16T11:52:00Z" w16du:dateUtc="2026-09-16T15:52:00Z">
        <w:r>
          <w:rPr>
            <w:rFonts w:ascii="Times New Roman" w:hAnsi="Times New Roman"/>
          </w:rPr>
          <w:t>All specifications in SI Table 2 use the same 1,170 observations in the 2022 temporal holdout, including 879 crisis observations (75.1%). Metrics are pooled over observations, not averaged across countries or folds. Relative to excluding latitude and longitude alone, adding neighborhood averages yields slightly lower five-class accuracy and crisis sensitivity, but higher crisis precision. Both spatial-average specifications yield lower out-of-sample R² for the population share in food crisis. These specifications retain the original non-coordinate predictors, so their results do not establish that local information was removed through averaging. Overall, the neighborhood summaries do not provide consistent improvements across metrics. These results do not imply that spatial dependence is unimportant.</w:t>
        </w:r>
      </w:ins>
    </w:p>
    <w:p w14:paraId="7DD4AD5E" w14:textId="7DA70460" w:rsidR="00AF6D12" w:rsidDel="00AF6D12" w:rsidRDefault="00AF6D12" w:rsidP="00CF7ACB">
      <w:pPr>
        <w:jc w:val="both"/>
        <w:rPr>
          <w:del w:id="45" w:author="Shi, Weilun (IFPRI)" w:date="2026-09-16T11:52:00Z" w16du:dateUtc="2026-09-16T15:52:00Z"/>
          <w:rFonts w:ascii="Times New Roman" w:hAnsi="Times New Roman" w:cs="Times New Roman"/>
        </w:rPr>
      </w:pPr>
      <w:del w:id="46" w:author="Shi, Weilun (IFPRI)" w:date="2026-09-16T11:52:00Z" w16du:dateUtc="2026-09-16T15:52:00Z">
        <w:r w:rsidRPr="00AF6D12" w:rsidDel="00AF6D12">
          <w:rPr>
            <w:rFonts w:ascii="Times New Roman" w:hAnsi="Times New Roman" w:cs="Times New Roman"/>
          </w:rPr>
          <w:delText>In terms of classification metrics, the three alternative specifications perform similarly. However, both spatial-average specifications perform worse in terms of out-of-sample R² than the specification that simply excludes latitude and longitude. One possible explanation is that food-security conditions and their underlying drivers can vary sharply across neighboring areas, so averaging predictors across nearby IPC polygons may smooth away locally informative variation. In addition, the neighborhood summaries introduce many correlated predictors and may add noise or redundancy without providing information beyond the area’s own observed covariates. These results do not imply that spatial dependence is unimportant; rather, they suggest that these two simple spatial-smoothing specifications do not improve predictive performance in our setting.</w:delText>
        </w:r>
      </w:del>
    </w:p>
    <w:p w14:paraId="6F9FB9AA" w14:textId="77777777" w:rsidR="00873489" w:rsidRPr="00873489" w:rsidRDefault="00873489" w:rsidP="00CF7ACB">
      <w:pPr>
        <w:jc w:val="both"/>
        <w:rPr>
          <w:rFonts w:ascii="Times New Roman" w:hAnsi="Times New Roman"/>
        </w:rPr>
      </w:pPr>
      <w:r w:rsidRPr="00873489">
        <w:rPr>
          <w:rFonts w:ascii="Times New Roman" w:hAnsi="Times New Roman"/>
        </w:rPr>
        <w:lastRenderedPageBreak/>
        <w:t>We have added a subsection, “Alternative Geospatial Modeling Strategies,” to the Results section and included SI Table 2. In this subsection, we also clarify the limitations of these robustness checks:</w:t>
      </w:r>
    </w:p>
    <w:p w14:paraId="46C89959" w14:textId="3BEA2085" w:rsidR="00CF6413" w:rsidRDefault="00873489" w:rsidP="00CF7ACB">
      <w:pPr>
        <w:ind w:left="720"/>
        <w:jc w:val="both"/>
        <w:rPr>
          <w:rFonts w:ascii="Times New Roman" w:hAnsi="Times New Roman" w:cs="Times New Roman"/>
        </w:rPr>
      </w:pPr>
      <w:r w:rsidRPr="00873489">
        <w:rPr>
          <w:rFonts w:ascii="Times New Roman" w:hAnsi="Times New Roman"/>
        </w:rPr>
        <w:t>We note that these robustness checks do not constitute a comprehensive spatial modeling framework. Developing approaches that more explicitly capture adjacency, spatial dependence, and polygon characteristics remains an important direction for future research.</w:t>
      </w:r>
    </w:p>
    <w:tbl>
      <w:tblPr>
        <w:tblW w:w="8010" w:type="dxa"/>
        <w:jc w:val="center"/>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378"/>
        <w:gridCol w:w="1205"/>
        <w:gridCol w:w="1331"/>
        <w:gridCol w:w="1199"/>
        <w:gridCol w:w="897"/>
      </w:tblGrid>
      <w:tr w:rsidR="00070E7D" w:rsidRPr="00FE6F2B" w14:paraId="5C5C1D39" w14:textId="77777777" w:rsidTr="000B76AC">
        <w:trPr>
          <w:trHeight w:val="432"/>
          <w:jc w:val="center"/>
        </w:trPr>
        <w:tc>
          <w:tcPr>
            <w:tcW w:w="3378" w:type="dxa"/>
            <w:tcBorders>
              <w:top w:val="nil"/>
              <w:left w:val="nil"/>
              <w:bottom w:val="nil"/>
              <w:right w:val="nil"/>
            </w:tcBorders>
            <w:shd w:val="clear" w:color="auto" w:fill="FFFFFF"/>
            <w:tcMar>
              <w:top w:w="0" w:type="dxa"/>
              <w:left w:w="0" w:type="dxa"/>
              <w:bottom w:w="0" w:type="dxa"/>
              <w:right w:w="0" w:type="dxa"/>
            </w:tcMar>
            <w:vAlign w:val="center"/>
          </w:tcPr>
          <w:p w14:paraId="14504C15" w14:textId="4A0D7271" w:rsidR="00070E7D" w:rsidRPr="00FE6F2B" w:rsidRDefault="00070E7D" w:rsidP="00CF7ACB">
            <w:pPr>
              <w:jc w:val="both"/>
              <w:rPr>
                <w:rFonts w:ascii="Times New Roman" w:eastAsia="Times New Roman" w:hAnsi="Times New Roman" w:cs="Times New Roman"/>
                <w:color w:val="000000"/>
                <w:kern w:val="0"/>
                <w14:ligatures w14:val="none"/>
              </w:rPr>
            </w:pPr>
          </w:p>
        </w:tc>
        <w:tc>
          <w:tcPr>
            <w:tcW w:w="1205" w:type="dxa"/>
            <w:tcBorders>
              <w:top w:val="nil"/>
              <w:left w:val="nil"/>
              <w:bottom w:val="nil"/>
              <w:right w:val="nil"/>
            </w:tcBorders>
            <w:shd w:val="clear" w:color="auto" w:fill="FFFFFF"/>
            <w:tcMar>
              <w:top w:w="0" w:type="dxa"/>
              <w:left w:w="0" w:type="dxa"/>
              <w:bottom w:w="0" w:type="dxa"/>
              <w:right w:w="0" w:type="dxa"/>
            </w:tcMar>
            <w:vAlign w:val="center"/>
          </w:tcPr>
          <w:p w14:paraId="67838B22" w14:textId="72FC09B6" w:rsidR="00070E7D" w:rsidRPr="00FE6F2B" w:rsidRDefault="00070E7D" w:rsidP="00CF7ACB">
            <w:pPr>
              <w:jc w:val="both"/>
              <w:rPr>
                <w:rFonts w:ascii="Times New Roman" w:eastAsia="Times New Roman" w:hAnsi="Times New Roman" w:cs="Times New Roman"/>
                <w:color w:val="000000"/>
                <w:kern w:val="0"/>
                <w14:ligatures w14:val="none"/>
              </w:rPr>
            </w:pPr>
          </w:p>
        </w:tc>
        <w:tc>
          <w:tcPr>
            <w:tcW w:w="1331" w:type="dxa"/>
            <w:tcBorders>
              <w:top w:val="nil"/>
              <w:left w:val="nil"/>
              <w:bottom w:val="nil"/>
              <w:right w:val="nil"/>
            </w:tcBorders>
            <w:shd w:val="clear" w:color="auto" w:fill="FFFFFF"/>
            <w:tcMar>
              <w:top w:w="0" w:type="dxa"/>
              <w:left w:w="0" w:type="dxa"/>
              <w:bottom w:w="0" w:type="dxa"/>
              <w:right w:w="0" w:type="dxa"/>
            </w:tcMar>
            <w:vAlign w:val="center"/>
          </w:tcPr>
          <w:p w14:paraId="3C7D7876" w14:textId="36945134" w:rsidR="00070E7D" w:rsidRPr="00FE6F2B" w:rsidRDefault="00070E7D" w:rsidP="00CF7ACB">
            <w:pPr>
              <w:jc w:val="both"/>
              <w:rPr>
                <w:rFonts w:ascii="Times New Roman" w:eastAsia="Times New Roman" w:hAnsi="Times New Roman" w:cs="Times New Roman"/>
                <w:color w:val="000000"/>
                <w:kern w:val="0"/>
                <w14:ligatures w14:val="none"/>
              </w:rPr>
            </w:pPr>
          </w:p>
        </w:tc>
        <w:tc>
          <w:tcPr>
            <w:tcW w:w="1199" w:type="dxa"/>
            <w:tcBorders>
              <w:top w:val="nil"/>
              <w:left w:val="nil"/>
              <w:bottom w:val="nil"/>
              <w:right w:val="nil"/>
            </w:tcBorders>
            <w:shd w:val="clear" w:color="auto" w:fill="FFFFFF"/>
            <w:tcMar>
              <w:top w:w="0" w:type="dxa"/>
              <w:left w:w="0" w:type="dxa"/>
              <w:bottom w:w="0" w:type="dxa"/>
              <w:right w:w="0" w:type="dxa"/>
            </w:tcMar>
            <w:vAlign w:val="center"/>
          </w:tcPr>
          <w:p w14:paraId="348309EE" w14:textId="20C166E0" w:rsidR="00070E7D" w:rsidRPr="00FE6F2B" w:rsidRDefault="00070E7D" w:rsidP="00CF7ACB">
            <w:pPr>
              <w:jc w:val="both"/>
              <w:rPr>
                <w:rFonts w:ascii="Times New Roman" w:eastAsia="Times New Roman" w:hAnsi="Times New Roman" w:cs="Times New Roman"/>
                <w:color w:val="000000"/>
                <w:kern w:val="0"/>
                <w14:ligatures w14:val="none"/>
              </w:rPr>
            </w:pPr>
          </w:p>
        </w:tc>
        <w:tc>
          <w:tcPr>
            <w:tcW w:w="897" w:type="dxa"/>
            <w:tcBorders>
              <w:top w:val="nil"/>
              <w:left w:val="nil"/>
              <w:bottom w:val="nil"/>
              <w:right w:val="nil"/>
            </w:tcBorders>
            <w:shd w:val="clear" w:color="auto" w:fill="FFFFFF"/>
            <w:tcMar>
              <w:top w:w="0" w:type="dxa"/>
              <w:left w:w="0" w:type="dxa"/>
              <w:bottom w:w="0" w:type="dxa"/>
              <w:right w:w="0" w:type="dxa"/>
            </w:tcMar>
            <w:vAlign w:val="center"/>
          </w:tcPr>
          <w:p w14:paraId="2220B8BE" w14:textId="52D3C1DF" w:rsidR="00070E7D" w:rsidRPr="00FE6F2B" w:rsidRDefault="00070E7D" w:rsidP="00CF7ACB">
            <w:pPr>
              <w:jc w:val="both"/>
              <w:rPr>
                <w:rFonts w:ascii="Times New Roman" w:eastAsia="Times New Roman" w:hAnsi="Times New Roman" w:cs="Times New Roman"/>
                <w:color w:val="000000"/>
                <w:kern w:val="0"/>
                <w14:ligatures w14:val="none"/>
              </w:rPr>
            </w:pPr>
          </w:p>
        </w:tc>
      </w:tr>
    </w:tbl>
    <w:p w14:paraId="664B6450" w14:textId="7993D227" w:rsidR="007D0C60" w:rsidRPr="006247E7" w:rsidRDefault="006A747E" w:rsidP="00CF7ACB">
      <w:pPr>
        <w:pStyle w:val="ListParagraph"/>
        <w:numPr>
          <w:ilvl w:val="0"/>
          <w:numId w:val="8"/>
        </w:numPr>
        <w:jc w:val="both"/>
        <w:rPr>
          <w:rFonts w:ascii="Times New Roman" w:hAnsi="Times New Roman"/>
          <w:i/>
          <w:highlight w:val="yellow"/>
        </w:rPr>
      </w:pPr>
      <w:r w:rsidRPr="006247E7">
        <w:rPr>
          <w:rFonts w:ascii="Times New Roman" w:hAnsi="Times New Roman"/>
          <w:i/>
          <w:highlight w:val="yellow"/>
        </w:rPr>
        <w:t>Finally, reproducibility is another concern. The manuscript states that hyperparameters were tuned and lists the parameter types, but it does not report the final chosen values, the search ranges, or the number of sampled configurations. The handling of missing predictors is also not clear. The paper explains how raster no data values were excluded during aggregation, but it does not explain how missingness in the final predictor table was handled before model fitting. This is a concern because missingness itself may vary by country, source, and conflict context.</w:t>
      </w:r>
    </w:p>
    <w:p w14:paraId="20A7F574" w14:textId="27ACA9AC" w:rsidR="00606187" w:rsidRPr="003F2D89" w:rsidRDefault="00606187" w:rsidP="00383EB2">
      <w:pPr>
        <w:jc w:val="both"/>
        <w:rPr>
          <w:rFonts w:ascii="Times New Roman" w:hAnsi="Times New Roman"/>
        </w:rPr>
      </w:pPr>
      <w:r w:rsidRPr="003F2D89">
        <w:rPr>
          <w:rFonts w:ascii="Times New Roman" w:hAnsi="Times New Roman"/>
        </w:rPr>
        <w:t xml:space="preserve">Thank you for </w:t>
      </w:r>
      <w:r w:rsidR="00B342B2">
        <w:rPr>
          <w:rFonts w:ascii="Times New Roman" w:hAnsi="Times New Roman"/>
        </w:rPr>
        <w:t>suggesting the improvements of clarity on reproducibility</w:t>
      </w:r>
      <w:r w:rsidRPr="003F2D89">
        <w:rPr>
          <w:rFonts w:ascii="Times New Roman" w:hAnsi="Times New Roman"/>
        </w:rPr>
        <w:t xml:space="preserve">. We agree that the original manuscript did not provide sufficient information </w:t>
      </w:r>
      <w:r w:rsidR="00B342B2">
        <w:rPr>
          <w:rFonts w:ascii="Times New Roman" w:hAnsi="Times New Roman"/>
        </w:rPr>
        <w:t>on</w:t>
      </w:r>
      <w:r w:rsidRPr="003F2D89">
        <w:rPr>
          <w:rFonts w:ascii="Times New Roman" w:hAnsi="Times New Roman"/>
        </w:rPr>
        <w:t xml:space="preserve"> the hyperparameter-selection procedure </w:t>
      </w:r>
      <w:r w:rsidR="00B342B2">
        <w:rPr>
          <w:rFonts w:ascii="Times New Roman" w:hAnsi="Times New Roman"/>
        </w:rPr>
        <w:t>and</w:t>
      </w:r>
      <w:r w:rsidR="00B342B2" w:rsidRPr="003F2D89">
        <w:rPr>
          <w:rFonts w:ascii="Times New Roman" w:hAnsi="Times New Roman"/>
        </w:rPr>
        <w:t xml:space="preserve"> </w:t>
      </w:r>
      <w:r w:rsidRPr="003F2D89">
        <w:rPr>
          <w:rFonts w:ascii="Times New Roman" w:hAnsi="Times New Roman"/>
        </w:rPr>
        <w:t xml:space="preserve">the treatment of missing values in the final model-ready predictor tables. We </w:t>
      </w:r>
      <w:r w:rsidR="00F61E1F">
        <w:rPr>
          <w:rFonts w:ascii="Times New Roman" w:hAnsi="Times New Roman"/>
        </w:rPr>
        <w:t xml:space="preserve">have </w:t>
      </w:r>
      <w:r w:rsidRPr="003F2D89">
        <w:rPr>
          <w:rFonts w:ascii="Times New Roman" w:hAnsi="Times New Roman"/>
        </w:rPr>
        <w:t>therefore report</w:t>
      </w:r>
      <w:r w:rsidR="00F61E1F">
        <w:rPr>
          <w:rFonts w:ascii="Times New Roman" w:hAnsi="Times New Roman"/>
        </w:rPr>
        <w:t>ed</w:t>
      </w:r>
      <w:r w:rsidRPr="003F2D89">
        <w:rPr>
          <w:rFonts w:ascii="Times New Roman" w:hAnsi="Times New Roman"/>
        </w:rPr>
        <w:t xml:space="preserve"> the hyperparameter search space, temporal validation procedure, model-selection criterion, and final effective parameter values</w:t>
      </w:r>
      <w:r w:rsidR="007A72A6">
        <w:rPr>
          <w:rFonts w:ascii="Times New Roman" w:hAnsi="Times New Roman"/>
        </w:rPr>
        <w:t xml:space="preserve"> </w:t>
      </w:r>
      <w:r w:rsidR="00F61E1F">
        <w:rPr>
          <w:rFonts w:ascii="Times New Roman" w:hAnsi="Times New Roman"/>
        </w:rPr>
        <w:t>in the newly added Supplementary Notes</w:t>
      </w:r>
      <w:r w:rsidRPr="003F2D89">
        <w:rPr>
          <w:rFonts w:ascii="Times New Roman" w:hAnsi="Times New Roman"/>
        </w:rPr>
        <w:t>. We also clarify the treatment of missing predictor values</w:t>
      </w:r>
      <w:r w:rsidR="00F61E1F">
        <w:rPr>
          <w:rFonts w:ascii="Times New Roman" w:hAnsi="Times New Roman"/>
        </w:rPr>
        <w:t>.</w:t>
      </w:r>
    </w:p>
    <w:p w14:paraId="7AFC66A3" w14:textId="67DCE772" w:rsidR="005C1F55" w:rsidRPr="0077675A" w:rsidRDefault="005C1F55" w:rsidP="00383EB2">
      <w:pPr>
        <w:jc w:val="both"/>
        <w:rPr>
          <w:rFonts w:ascii="Times New Roman" w:hAnsi="Times New Roman"/>
          <w:b/>
          <w:bCs/>
        </w:rPr>
      </w:pPr>
      <w:r w:rsidRPr="0077675A">
        <w:rPr>
          <w:rFonts w:ascii="Times New Roman" w:hAnsi="Times New Roman"/>
          <w:b/>
          <w:bCs/>
        </w:rPr>
        <w:t>Hyperparameter tuning</w:t>
      </w:r>
    </w:p>
    <w:p w14:paraId="10E1F1CE" w14:textId="35F87B63" w:rsidR="005C1F55" w:rsidRPr="0077675A" w:rsidRDefault="005C1F55" w:rsidP="00383EB2">
      <w:pPr>
        <w:jc w:val="both"/>
        <w:rPr>
          <w:rFonts w:ascii="Times New Roman" w:hAnsi="Times New Roman"/>
        </w:rPr>
      </w:pPr>
      <w:r w:rsidRPr="0077675A">
        <w:rPr>
          <w:rFonts w:ascii="Times New Roman" w:hAnsi="Times New Roman"/>
        </w:rPr>
        <w:t xml:space="preserve">Hyperparameter tuning was performed for forecasting. Nowcasting and contemporaneous models were subsequently evaluated with fixed hyperparameters, without separate hyperparameter searches. The forecasting search used an exhaustive grid search implemented by explicitly enumerating the Cartesian product of the eight </w:t>
      </w:r>
      <w:r w:rsidR="007A72A6" w:rsidRPr="007A72A6">
        <w:rPr>
          <w:rFonts w:ascii="Times New Roman" w:hAnsi="Times New Roman"/>
          <w:highlight w:val="yellow"/>
        </w:rPr>
        <w:t>hyper</w:t>
      </w:r>
      <w:r w:rsidRPr="007A72A6">
        <w:rPr>
          <w:rFonts w:ascii="Times New Roman" w:hAnsi="Times New Roman"/>
          <w:highlight w:val="yellow"/>
        </w:rPr>
        <w:t>parameter</w:t>
      </w:r>
      <w:r w:rsidR="00A568A3">
        <w:rPr>
          <w:rFonts w:ascii="Times New Roman" w:hAnsi="Times New Roman"/>
          <w:highlight w:val="yellow"/>
        </w:rPr>
        <w:t>s</w:t>
      </w:r>
      <w:r w:rsidR="00A568A3">
        <w:rPr>
          <w:rFonts w:ascii="Times New Roman" w:hAnsi="Times New Roman"/>
        </w:rPr>
        <w:t xml:space="preserve"> and value ranges</w:t>
      </w:r>
      <w:r w:rsidRPr="0077675A">
        <w:rPr>
          <w:rFonts w:ascii="Times New Roman" w:hAnsi="Times New Roman"/>
        </w:rPr>
        <w:t xml:space="preserve"> shown below. Tuning was conducted in two stages. We first selected the parameters for the Phase 3+ cumulative target. In the second stage, the Phase 3+ component was held fixed while parameter settings were selected for</w:t>
      </w:r>
      <w:commentRangeStart w:id="47"/>
      <w:commentRangeStart w:id="48"/>
      <w:r w:rsidRPr="0077675A">
        <w:rPr>
          <w:rFonts w:ascii="Times New Roman" w:hAnsi="Times New Roman"/>
        </w:rPr>
        <w:t xml:space="preserve"> the Phase 2+, Phase 4+, and Phase 5 cumulative targets</w:t>
      </w:r>
      <w:commentRangeEnd w:id="47"/>
      <w:r w:rsidR="00A568A3" w:rsidRPr="0077675A">
        <w:rPr>
          <w:rStyle w:val="CommentReference"/>
          <w:rFonts w:ascii="Times New Roman" w:hAnsi="Times New Roman"/>
          <w:sz w:val="24"/>
          <w:szCs w:val="24"/>
        </w:rPr>
        <w:commentReference w:id="47"/>
      </w:r>
      <w:commentRangeEnd w:id="48"/>
      <w:r w:rsidR="005B4A93" w:rsidRPr="0077675A">
        <w:rPr>
          <w:rStyle w:val="CommentReference"/>
          <w:rFonts w:ascii="Times New Roman" w:hAnsi="Times New Roman"/>
          <w:sz w:val="24"/>
          <w:szCs w:val="24"/>
        </w:rPr>
        <w:commentReference w:id="48"/>
      </w:r>
      <w:r w:rsidRPr="0077675A">
        <w:rPr>
          <w:rFonts w:ascii="Times New Roman" w:hAnsi="Times New Roman"/>
        </w:rPr>
        <w:t>.</w:t>
      </w:r>
      <w:ins w:id="49" w:author="Shi, Weilun (IFPRI)" w:date="2026-09-09T20:19:00Z" w16du:dateUtc="2026-09-10T00:19:00Z">
        <w:r w:rsidR="005B4A93" w:rsidRPr="005B4A93">
          <w:t xml:space="preserve"> </w:t>
        </w:r>
      </w:ins>
      <w:ins w:id="50" w:author="Shi, Weilun (IFPRI)" w:date="2026-09-09T20:19:00Z">
        <w:r w:rsidR="005B4A93" w:rsidRPr="005B4A93">
          <w:rPr>
            <w:rFonts w:ascii="Times New Roman" w:hAnsi="Times New Roman"/>
          </w:rPr>
          <w:t>We first tuned the Phase 3+ cumulative target because Phase 3 is considered to require an urgent response in the IPC classification; both the population share in Phase 3 or above and the predicted area phase are considered the most policy-relevant outcomes</w:t>
        </w:r>
      </w:ins>
      <w:ins w:id="51" w:author="Shi, Weilun (IFPRI)" w:date="2026-09-09T20:19:00Z" w16du:dateUtc="2026-09-10T00:19:00Z">
        <w:r w:rsidR="005B4A93">
          <w:rPr>
            <w:rFonts w:ascii="Times New Roman" w:hAnsi="Times New Roman" w:hint="eastAsia"/>
          </w:rPr>
          <w:t>.</w:t>
        </w:r>
      </w:ins>
      <w:r w:rsidRPr="0077675A">
        <w:rPr>
          <w:rFonts w:ascii="Times New Roman" w:hAnsi="Times New Roman"/>
        </w:rPr>
        <w:t xml:space="preserve"> </w:t>
      </w:r>
      <w:commentRangeStart w:id="52"/>
      <w:commentRangeStart w:id="53"/>
      <w:r w:rsidRPr="0077675A">
        <w:rPr>
          <w:rFonts w:ascii="Times New Roman" w:hAnsi="Times New Roman"/>
        </w:rPr>
        <w:t>All 11,664 candidate configurations were evaluated in each stage, corresponding to 23,328 candidate-configuration evaluations across the two searches.</w:t>
      </w:r>
      <w:commentRangeEnd w:id="52"/>
      <w:r w:rsidR="00A568A3" w:rsidRPr="0077675A">
        <w:rPr>
          <w:rStyle w:val="CommentReference"/>
          <w:rFonts w:ascii="Times New Roman" w:hAnsi="Times New Roman"/>
          <w:sz w:val="24"/>
          <w:szCs w:val="24"/>
        </w:rPr>
        <w:commentReference w:id="52"/>
      </w:r>
      <w:commentRangeEnd w:id="53"/>
      <w:r w:rsidR="005B4A93" w:rsidRPr="0077675A">
        <w:rPr>
          <w:rStyle w:val="CommentReference"/>
          <w:rFonts w:ascii="Times New Roman" w:hAnsi="Times New Roman"/>
          <w:sz w:val="24"/>
          <w:szCs w:val="24"/>
        </w:rPr>
        <w:commentReference w:id="53"/>
      </w:r>
    </w:p>
    <w:p w14:paraId="03EDF132" w14:textId="7AD678B7" w:rsidR="005C1F55" w:rsidRPr="0077675A" w:rsidRDefault="005C1F55" w:rsidP="00383EB2">
      <w:pPr>
        <w:jc w:val="both"/>
        <w:rPr>
          <w:rFonts w:ascii="Times New Roman" w:hAnsi="Times New Roman"/>
          <w:b/>
          <w:bCs/>
        </w:rPr>
      </w:pPr>
      <w:r w:rsidRPr="0077675A">
        <w:rPr>
          <w:rFonts w:ascii="Times New Roman" w:hAnsi="Times New Roman" w:hint="eastAsia"/>
          <w:b/>
          <w:bCs/>
        </w:rPr>
        <w:t>T</w:t>
      </w:r>
      <w:r w:rsidRPr="0077675A">
        <w:rPr>
          <w:rFonts w:ascii="Times New Roman" w:hAnsi="Times New Roman"/>
          <w:b/>
          <w:bCs/>
        </w:rPr>
        <w:t>emporal validation and selection criterion</w:t>
      </w:r>
    </w:p>
    <w:p w14:paraId="18172842" w14:textId="0DF95081" w:rsidR="003F2D89" w:rsidRDefault="00062B63" w:rsidP="00383EB2">
      <w:pPr>
        <w:jc w:val="both"/>
        <w:rPr>
          <w:rFonts w:ascii="Times New Roman" w:hAnsi="Times New Roman"/>
        </w:rPr>
      </w:pPr>
      <w:commentRangeStart w:id="54"/>
      <w:commentRangeStart w:id="55"/>
      <w:commentRangeStart w:id="56"/>
      <w:commentRangeStart w:id="57"/>
      <w:r w:rsidRPr="00062B63">
        <w:rPr>
          <w:rFonts w:ascii="Times New Roman" w:hAnsi="Times New Roman"/>
        </w:rPr>
        <w:t>Each candidate configuration was evaluated using four expanding-window temporal validation folds: 2017 was used to train the first fold and 2018 for validation; 2017–2018 were used for training and 2019 for validation; 2017–2019 were used for training and 2020 for validation;</w:t>
      </w:r>
      <w:commentRangeEnd w:id="56"/>
      <w:r w:rsidR="00834317" w:rsidRPr="00062B63">
        <w:rPr>
          <w:rStyle w:val="CommentReference"/>
          <w:rFonts w:ascii="Times New Roman" w:hAnsi="Times New Roman"/>
          <w:sz w:val="24"/>
          <w:szCs w:val="24"/>
        </w:rPr>
        <w:commentReference w:id="56"/>
      </w:r>
      <w:commentRangeEnd w:id="57"/>
      <w:r w:rsidR="005B5368" w:rsidRPr="00062B63">
        <w:rPr>
          <w:rStyle w:val="CommentReference"/>
          <w:rFonts w:ascii="Times New Roman" w:hAnsi="Times New Roman"/>
          <w:sz w:val="24"/>
          <w:szCs w:val="24"/>
        </w:rPr>
        <w:commentReference w:id="57"/>
      </w:r>
      <w:r w:rsidRPr="00062B63">
        <w:rPr>
          <w:rFonts w:ascii="Times New Roman" w:hAnsi="Times New Roman"/>
        </w:rPr>
        <w:t xml:space="preserve"> and </w:t>
      </w:r>
      <w:r w:rsidRPr="00062B63">
        <w:rPr>
          <w:rFonts w:ascii="Times New Roman" w:hAnsi="Times New Roman"/>
        </w:rPr>
        <w:lastRenderedPageBreak/>
        <w:t xml:space="preserve">2017–2020 were used for training and 2021 for validation. </w:t>
      </w:r>
      <w:ins w:id="58" w:author="Shi, Weilun (IFPRI)" w:date="2026-09-09T20:20:00Z" w16du:dateUtc="2026-09-10T00:20:00Z">
        <w:r w:rsidR="005B4A93">
          <w:rPr>
            <w:rFonts w:ascii="Times New Roman" w:hAnsi="Times New Roman" w:hint="eastAsia"/>
          </w:rPr>
          <w:t xml:space="preserve">The whole </w:t>
        </w:r>
      </w:ins>
      <w:ins w:id="59" w:author="Shi, Weilun (IFPRI)" w:date="2026-09-09T20:21:00Z" w16du:dateUtc="2026-09-10T00:21:00Z">
        <w:r w:rsidR="005B4A93">
          <w:rPr>
            <w:rFonts w:ascii="Times New Roman" w:hAnsi="Times New Roman" w:hint="eastAsia"/>
          </w:rPr>
          <w:t>data</w:t>
        </w:r>
      </w:ins>
      <w:ins w:id="60" w:author="Shi, Weilun (IFPRI)" w:date="2026-09-09T20:20:00Z" w16du:dateUtc="2026-09-10T00:20:00Z">
        <w:r w:rsidR="005B4A93">
          <w:rPr>
            <w:rFonts w:ascii="Times New Roman" w:hAnsi="Times New Roman" w:hint="eastAsia"/>
          </w:rPr>
          <w:t>set of 2017-2021 are used for</w:t>
        </w:r>
      </w:ins>
      <w:ins w:id="61" w:author="Shi, Weilun (IFPRI)" w:date="2026-09-09T20:21:00Z" w16du:dateUtc="2026-09-10T00:21:00Z">
        <w:r w:rsidR="005B4A93">
          <w:rPr>
            <w:rFonts w:ascii="Times New Roman" w:hAnsi="Times New Roman" w:hint="eastAsia"/>
          </w:rPr>
          <w:t xml:space="preserve"> hyperparameter tuning, but t</w:t>
        </w:r>
      </w:ins>
      <w:del w:id="62" w:author="Shi, Weilun (IFPRI)" w:date="2026-09-09T20:21:00Z" w16du:dateUtc="2026-09-10T00:21:00Z">
        <w:r w:rsidRPr="00062B63" w:rsidDel="005B4A93">
          <w:rPr>
            <w:rFonts w:ascii="Times New Roman" w:hAnsi="Times New Roman"/>
          </w:rPr>
          <w:delText>T</w:delText>
        </w:r>
      </w:del>
      <w:r w:rsidRPr="00062B63">
        <w:rPr>
          <w:rFonts w:ascii="Times New Roman" w:hAnsi="Times New Roman"/>
        </w:rPr>
        <w:t>he 2022 data were reserved</w:t>
      </w:r>
      <w:ins w:id="63" w:author="Shi, Weilun (IFPRI)" w:date="2026-09-09T20:21:00Z" w16du:dateUtc="2026-09-10T00:21:00Z">
        <w:r w:rsidR="005B4A93">
          <w:rPr>
            <w:rFonts w:ascii="Times New Roman" w:hAnsi="Times New Roman" w:hint="eastAsia"/>
          </w:rPr>
          <w:t xml:space="preserve"> solely</w:t>
        </w:r>
      </w:ins>
      <w:r w:rsidRPr="00062B63">
        <w:rPr>
          <w:rFonts w:ascii="Times New Roman" w:hAnsi="Times New Roman"/>
        </w:rPr>
        <w:t xml:space="preserve"> for final forecasting and nowcasting holdout evaluation, not forecasting hyperparameter selection.</w:t>
      </w:r>
      <w:commentRangeEnd w:id="54"/>
      <w:r>
        <w:rPr>
          <w:rStyle w:val="CommentReference"/>
          <w:rFonts w:ascii="Times New Roman" w:hAnsi="Times New Roman" w:hint="eastAsia"/>
          <w:sz w:val="24"/>
          <w:szCs w:val="24"/>
        </w:rPr>
        <w:commentReference w:id="54"/>
      </w:r>
      <w:commentRangeEnd w:id="55"/>
      <w:r w:rsidR="005B4A93">
        <w:rPr>
          <w:rStyle w:val="CommentReference"/>
          <w:rFonts w:ascii="Times New Roman" w:hAnsi="Times New Roman" w:hint="eastAsia"/>
          <w:sz w:val="24"/>
          <w:szCs w:val="24"/>
        </w:rPr>
        <w:commentReference w:id="55"/>
      </w:r>
      <w:ins w:id="64" w:author="Shi, Weilun (IFPRI)" w:date="2026-09-09T20:21:00Z" w16du:dateUtc="2026-09-10T00:21:00Z">
        <w:r w:rsidR="005B4A93">
          <w:rPr>
            <w:rFonts w:ascii="Times New Roman" w:hAnsi="Times New Roman" w:hint="eastAsia"/>
          </w:rPr>
          <w:t xml:space="preserve"> This design effectively prevent any leakage of evaluation data.</w:t>
        </w:r>
      </w:ins>
      <w:r w:rsidR="003F2D89" w:rsidRPr="0077675A">
        <w:rPr>
          <w:rFonts w:ascii="Times New Roman" w:hAnsi="Times New Roman"/>
        </w:rPr>
        <w:t xml:space="preserve"> Candidate configurations were ranked by their mean validation score across the four folds</w:t>
      </w:r>
      <w:ins w:id="65" w:author="Shi, Weilun (IFPRI)" w:date="2026-09-09T20:22:00Z" w16du:dateUtc="2026-09-10T00:22:00Z">
        <w:r w:rsidR="005B5368">
          <w:rPr>
            <w:rFonts w:ascii="Times New Roman" w:hAnsi="Times New Roman" w:hint="eastAsia"/>
          </w:rPr>
          <w:t xml:space="preserve">. The validation score formula is given as </w:t>
        </w:r>
      </w:ins>
      <w:ins w:id="66" w:author="Shi, Weilun (IFPRI)" w:date="2026-09-09T20:24:00Z" w16du:dateUtc="2026-09-10T00:24:00Z">
        <w:r w:rsidR="005B5368">
          <w:rPr>
            <w:rFonts w:ascii="Times New Roman" w:hAnsi="Times New Roman"/>
          </w:rPr>
          <w:t>follows</w:t>
        </w:r>
      </w:ins>
      <w:r w:rsidR="003F2D89" w:rsidRPr="0077675A">
        <w:rPr>
          <w:rFonts w:ascii="Times New Roman" w:hAnsi="Times New Roman"/>
        </w:rPr>
        <w:t>:</w:t>
      </w:r>
    </w:p>
    <w:p w14:paraId="25904D64" w14:textId="3A2DCBDD" w:rsidR="005C1F55" w:rsidRPr="0077675A" w:rsidRDefault="005C1F55" w:rsidP="00383EB2">
      <w:pPr>
        <w:jc w:val="both"/>
        <w:rPr>
          <w:rFonts w:ascii="Times New Roman" w:hAnsi="Times New Roman"/>
        </w:rPr>
      </w:pPr>
      <w:commentRangeStart w:id="67"/>
      <w:commentRangeStart w:id="68"/>
      <w:r w:rsidRPr="0077675A">
        <w:rPr>
          <w:rFonts w:ascii="Times New Roman" w:hAnsi="Times New Roman"/>
        </w:rPr>
        <w:t xml:space="preserve">selection score = accuracy + </w:t>
      </w:r>
      <w:r w:rsidR="0030200E" w:rsidRPr="0077675A">
        <w:rPr>
          <w:rFonts w:ascii="Times New Roman" w:hAnsi="Times New Roman"/>
        </w:rPr>
        <w:t xml:space="preserve">precision </w:t>
      </w:r>
      <w:r w:rsidRPr="0077675A">
        <w:rPr>
          <w:rFonts w:ascii="Times New Roman" w:hAnsi="Times New Roman"/>
        </w:rPr>
        <w:t xml:space="preserve">+ 5 × </w:t>
      </w:r>
      <w:r w:rsidR="0030200E" w:rsidRPr="0030200E">
        <w:rPr>
          <w:rFonts w:ascii="Times New Roman" w:hAnsi="Times New Roman"/>
        </w:rPr>
        <w:t xml:space="preserve">sensitivity </w:t>
      </w:r>
      <w:r w:rsidRPr="0077675A">
        <w:rPr>
          <w:rFonts w:ascii="Times New Roman" w:hAnsi="Times New Roman"/>
        </w:rPr>
        <w:t>+ R²</w:t>
      </w:r>
      <w:r w:rsidR="0030200E">
        <w:rPr>
          <w:rFonts w:ascii="Times New Roman" w:hAnsi="Times New Roman"/>
        </w:rPr>
        <w:t xml:space="preserve"> </w:t>
      </w:r>
      <w:r w:rsidRPr="0077675A">
        <w:rPr>
          <w:rFonts w:ascii="Times New Roman" w:hAnsi="Times New Roman"/>
        </w:rPr>
        <w:t>Phase 3</w:t>
      </w:r>
      <w:r w:rsidR="0030200E">
        <w:rPr>
          <w:rFonts w:ascii="Times New Roman" w:hAnsi="Times New Roman"/>
        </w:rPr>
        <w:t xml:space="preserve">+ </w:t>
      </w:r>
      <w:commentRangeEnd w:id="67"/>
      <w:r w:rsidR="00834317" w:rsidRPr="0077675A">
        <w:rPr>
          <w:rStyle w:val="CommentReference"/>
          <w:rFonts w:ascii="Times New Roman" w:hAnsi="Times New Roman"/>
          <w:sz w:val="24"/>
          <w:szCs w:val="24"/>
        </w:rPr>
        <w:commentReference w:id="67"/>
      </w:r>
      <w:commentRangeEnd w:id="68"/>
      <w:r w:rsidR="005B5368" w:rsidRPr="0077675A">
        <w:rPr>
          <w:rStyle w:val="CommentReference"/>
          <w:rFonts w:ascii="Times New Roman" w:hAnsi="Times New Roman"/>
          <w:sz w:val="24"/>
          <w:szCs w:val="24"/>
        </w:rPr>
        <w:commentReference w:id="68"/>
      </w:r>
    </w:p>
    <w:p w14:paraId="7E1FB1AD" w14:textId="77777777" w:rsidR="00FE50D1" w:rsidRDefault="00FE50D1" w:rsidP="00FE50D1">
      <w:pPr>
        <w:jc w:val="both"/>
        <w:rPr>
          <w:ins w:id="69" w:author="Shi, Weilun (IFPRI)" w:date="2026-09-16T11:56:00Z" w16du:dateUtc="2026-09-16T15:56:00Z"/>
          <w:rFonts w:ascii="Times New Roman" w:hAnsi="Times New Roman"/>
        </w:rPr>
      </w:pPr>
      <w:ins w:id="70" w:author="Shi, Weilun (IFPRI)" w:date="2026-09-16T11:56:00Z" w16du:dateUtc="2026-09-16T15:56:00Z">
        <w:r w:rsidRPr="001E210B">
          <w:rPr>
            <w:rFonts w:ascii="Times New Roman" w:hAnsi="Times New Roman"/>
          </w:rPr>
          <w:t xml:space="preserve">The score combines accuracy, precision, sensitivity, and the </w:t>
        </w:r>
        <w:r>
          <w:rPr>
            <w:rFonts w:ascii="Times New Roman" w:hAnsi="Times New Roman"/>
          </w:rPr>
          <w:t>R</w:t>
        </w:r>
        <w:r w:rsidRPr="00BC7AFD">
          <w:rPr>
            <w:rFonts w:ascii="Times New Roman" w:hAnsi="Times New Roman"/>
            <w:vertAlign w:val="superscript"/>
          </w:rPr>
          <w:t>2</w:t>
        </w:r>
        <w:r w:rsidRPr="001E210B">
          <w:rPr>
            <w:rFonts w:ascii="Times New Roman" w:hAnsi="Times New Roman"/>
          </w:rPr>
          <w:t xml:space="preserve"> for the Phase 3+ population share.</w:t>
        </w:r>
        <w:r w:rsidRPr="005B5368">
          <w:rPr>
            <w:rFonts w:ascii="Times New Roman" w:hAnsi="Times New Roman"/>
          </w:rPr>
          <w:t>.</w:t>
        </w:r>
        <w:r>
          <w:rPr>
            <w:rFonts w:ascii="Times New Roman" w:hAnsi="Times New Roman"/>
          </w:rPr>
          <w:t xml:space="preserve"> </w:t>
        </w:r>
        <w:r w:rsidRPr="001E210B">
          <w:rPr>
            <w:rFonts w:ascii="Times New Roman" w:hAnsi="Times New Roman"/>
          </w:rPr>
          <w:t>We assign greater weight to sensitivity because failing to identify true food-crisis cases is of particular concern in an early-warning setting</w:t>
        </w:r>
      </w:ins>
    </w:p>
    <w:p w14:paraId="17A5909C" w14:textId="69BA77DC" w:rsidR="005C1F55" w:rsidRPr="0077675A" w:rsidRDefault="005C1F55" w:rsidP="00383EB2">
      <w:pPr>
        <w:jc w:val="both"/>
        <w:rPr>
          <w:rFonts w:ascii="Times New Roman" w:hAnsi="Times New Roman"/>
        </w:rPr>
      </w:pPr>
      <w:r w:rsidRPr="0077675A">
        <w:rPr>
          <w:rFonts w:ascii="Times New Roman" w:hAnsi="Times New Roman"/>
        </w:rPr>
        <w:t>Table R</w:t>
      </w:r>
      <w:r w:rsidR="00C9788E">
        <w:rPr>
          <w:rFonts w:ascii="Times New Roman" w:hAnsi="Times New Roman"/>
        </w:rPr>
        <w:t>2</w:t>
      </w:r>
      <w:r w:rsidRPr="0077675A">
        <w:rPr>
          <w:rFonts w:ascii="Times New Roman" w:hAnsi="Times New Roman"/>
        </w:rPr>
        <w:t>. Hyperparameter search space</w:t>
      </w:r>
    </w:p>
    <w:tbl>
      <w:tblPr>
        <w:tblW w:w="5698" w:type="dxa"/>
        <w:jc w:val="center"/>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200"/>
        <w:gridCol w:w="1498"/>
      </w:tblGrid>
      <w:tr w:rsidR="005C1F55" w:rsidRPr="0077675A" w14:paraId="3B934D7F" w14:textId="77777777" w:rsidTr="005C1F55">
        <w:trPr>
          <w:trHeight w:val="493"/>
          <w:jc w:val="center"/>
        </w:trPr>
        <w:tc>
          <w:tcPr>
            <w:tcW w:w="4200" w:type="dxa"/>
            <w:tcBorders>
              <w:top w:val="single" w:sz="4" w:space="0" w:color="auto"/>
              <w:left w:val="nil"/>
              <w:bottom w:val="single" w:sz="4" w:space="0" w:color="auto"/>
              <w:right w:val="nil"/>
            </w:tcBorders>
            <w:shd w:val="clear" w:color="auto" w:fill="FFFFFF"/>
            <w:tcMar>
              <w:top w:w="0" w:type="dxa"/>
              <w:left w:w="0" w:type="dxa"/>
              <w:bottom w:w="0" w:type="dxa"/>
              <w:right w:w="0" w:type="dxa"/>
            </w:tcMar>
            <w:vAlign w:val="center"/>
            <w:hideMark/>
          </w:tcPr>
          <w:p w14:paraId="45A97CB9" w14:textId="7A7118D8" w:rsidR="005C1F55" w:rsidRPr="0077675A" w:rsidRDefault="005C1F55" w:rsidP="00383EB2">
            <w:pPr>
              <w:jc w:val="both"/>
              <w:rPr>
                <w:rFonts w:ascii="Times New Roman" w:hAnsi="Times New Roman"/>
              </w:rPr>
            </w:pPr>
            <w:r w:rsidRPr="0077675A">
              <w:rPr>
                <w:rFonts w:ascii="Times New Roman" w:hAnsi="Times New Roman" w:hint="eastAsia"/>
              </w:rPr>
              <w:t>Hyperparameters</w:t>
            </w:r>
          </w:p>
        </w:tc>
        <w:tc>
          <w:tcPr>
            <w:tcW w:w="1498" w:type="dxa"/>
            <w:tcBorders>
              <w:top w:val="single" w:sz="4" w:space="0" w:color="auto"/>
              <w:left w:val="nil"/>
              <w:bottom w:val="single" w:sz="4" w:space="0" w:color="auto"/>
              <w:right w:val="nil"/>
            </w:tcBorders>
            <w:shd w:val="clear" w:color="auto" w:fill="FFFFFF"/>
            <w:tcMar>
              <w:top w:w="0" w:type="dxa"/>
              <w:left w:w="0" w:type="dxa"/>
              <w:bottom w:w="0" w:type="dxa"/>
              <w:right w:w="0" w:type="dxa"/>
            </w:tcMar>
            <w:vAlign w:val="center"/>
          </w:tcPr>
          <w:p w14:paraId="1222AD10" w14:textId="3DC9B8E2" w:rsidR="005C1F55" w:rsidRPr="0077675A" w:rsidRDefault="005C1F55" w:rsidP="00383EB2">
            <w:pPr>
              <w:jc w:val="both"/>
              <w:rPr>
                <w:rFonts w:ascii="Times New Roman" w:hAnsi="Times New Roman"/>
              </w:rPr>
            </w:pPr>
            <w:r w:rsidRPr="0077675A">
              <w:rPr>
                <w:rFonts w:ascii="Times New Roman" w:hAnsi="Times New Roman" w:hint="eastAsia"/>
              </w:rPr>
              <w:t>Search Space</w:t>
            </w:r>
          </w:p>
        </w:tc>
      </w:tr>
      <w:tr w:rsidR="005C1F55" w:rsidRPr="0077675A" w14:paraId="4F70EEE8" w14:textId="77777777" w:rsidTr="005C1F55">
        <w:trPr>
          <w:trHeight w:val="362"/>
          <w:jc w:val="center"/>
        </w:trPr>
        <w:tc>
          <w:tcPr>
            <w:tcW w:w="4200" w:type="dxa"/>
            <w:tcBorders>
              <w:top w:val="single" w:sz="4" w:space="0" w:color="auto"/>
              <w:left w:val="nil"/>
              <w:bottom w:val="nil"/>
              <w:right w:val="nil"/>
            </w:tcBorders>
            <w:shd w:val="clear" w:color="auto" w:fill="FFFFFF"/>
            <w:tcMar>
              <w:top w:w="0" w:type="dxa"/>
              <w:left w:w="0" w:type="dxa"/>
              <w:bottom w:w="0" w:type="dxa"/>
              <w:right w:w="0" w:type="dxa"/>
            </w:tcMar>
            <w:vAlign w:val="center"/>
          </w:tcPr>
          <w:p w14:paraId="1D10E29F" w14:textId="5BA4ECEE" w:rsidR="005C1F55" w:rsidRPr="0077675A" w:rsidRDefault="005C1F55" w:rsidP="00383EB2">
            <w:pPr>
              <w:jc w:val="both"/>
              <w:rPr>
                <w:rFonts w:ascii="Times New Roman" w:hAnsi="Times New Roman"/>
              </w:rPr>
            </w:pPr>
            <w:r w:rsidRPr="0077675A">
              <w:rPr>
                <w:rFonts w:ascii="Times New Roman" w:hAnsi="Times New Roman"/>
              </w:rPr>
              <w:t>max_depth</w:t>
            </w:r>
          </w:p>
        </w:tc>
        <w:tc>
          <w:tcPr>
            <w:tcW w:w="1498" w:type="dxa"/>
            <w:tcBorders>
              <w:top w:val="single" w:sz="4" w:space="0" w:color="auto"/>
              <w:left w:val="nil"/>
              <w:bottom w:val="nil"/>
              <w:right w:val="nil"/>
            </w:tcBorders>
            <w:shd w:val="clear" w:color="auto" w:fill="FFFFFF"/>
            <w:tcMar>
              <w:top w:w="0" w:type="dxa"/>
              <w:left w:w="0" w:type="dxa"/>
              <w:bottom w:w="0" w:type="dxa"/>
              <w:right w:w="0" w:type="dxa"/>
            </w:tcMar>
            <w:vAlign w:val="center"/>
          </w:tcPr>
          <w:p w14:paraId="2BD2AD4D" w14:textId="6122441F" w:rsidR="005C1F55" w:rsidRPr="0077675A" w:rsidRDefault="005C1F55" w:rsidP="00383EB2">
            <w:pPr>
              <w:jc w:val="both"/>
              <w:rPr>
                <w:rFonts w:ascii="Times New Roman" w:hAnsi="Times New Roman"/>
              </w:rPr>
            </w:pPr>
            <w:r w:rsidRPr="0077675A">
              <w:rPr>
                <w:rFonts w:ascii="Times New Roman" w:hAnsi="Times New Roman"/>
              </w:rPr>
              <w:t>3, 7, 9, 11</w:t>
            </w:r>
          </w:p>
        </w:tc>
      </w:tr>
      <w:tr w:rsidR="005C1F55" w:rsidRPr="0077675A" w14:paraId="43974DEB" w14:textId="77777777" w:rsidTr="005C1F55">
        <w:trPr>
          <w:trHeight w:val="362"/>
          <w:jc w:val="center"/>
        </w:trPr>
        <w:tc>
          <w:tcPr>
            <w:tcW w:w="4200" w:type="dxa"/>
            <w:tcBorders>
              <w:top w:val="nil"/>
              <w:left w:val="nil"/>
              <w:bottom w:val="nil"/>
              <w:right w:val="nil"/>
            </w:tcBorders>
            <w:shd w:val="clear" w:color="auto" w:fill="FFFFFF"/>
            <w:tcMar>
              <w:top w:w="0" w:type="dxa"/>
              <w:left w:w="0" w:type="dxa"/>
              <w:bottom w:w="0" w:type="dxa"/>
              <w:right w:w="0" w:type="dxa"/>
            </w:tcMar>
            <w:vAlign w:val="center"/>
          </w:tcPr>
          <w:p w14:paraId="3A8A1A6A" w14:textId="7A9C350C" w:rsidR="005C1F55" w:rsidRPr="0077675A" w:rsidRDefault="005C1F55" w:rsidP="00383EB2">
            <w:pPr>
              <w:jc w:val="both"/>
              <w:rPr>
                <w:rFonts w:ascii="Times New Roman" w:hAnsi="Times New Roman"/>
              </w:rPr>
            </w:pPr>
            <w:r w:rsidRPr="0077675A">
              <w:rPr>
                <w:rFonts w:ascii="Times New Roman" w:hAnsi="Times New Roman"/>
              </w:rPr>
              <w:t>n_estimators</w:t>
            </w:r>
          </w:p>
        </w:tc>
        <w:tc>
          <w:tcPr>
            <w:tcW w:w="1498" w:type="dxa"/>
            <w:tcBorders>
              <w:top w:val="nil"/>
              <w:left w:val="nil"/>
              <w:bottom w:val="nil"/>
              <w:right w:val="nil"/>
            </w:tcBorders>
            <w:shd w:val="clear" w:color="auto" w:fill="FFFFFF"/>
            <w:tcMar>
              <w:top w:w="0" w:type="dxa"/>
              <w:left w:w="0" w:type="dxa"/>
              <w:bottom w:w="0" w:type="dxa"/>
              <w:right w:w="0" w:type="dxa"/>
            </w:tcMar>
            <w:vAlign w:val="center"/>
          </w:tcPr>
          <w:p w14:paraId="5F243012" w14:textId="55ABFAC1" w:rsidR="005C1F55" w:rsidRPr="0077675A" w:rsidRDefault="005C1F55" w:rsidP="00383EB2">
            <w:pPr>
              <w:jc w:val="both"/>
              <w:rPr>
                <w:rFonts w:ascii="Times New Roman" w:hAnsi="Times New Roman"/>
              </w:rPr>
            </w:pPr>
            <w:r w:rsidRPr="0077675A">
              <w:rPr>
                <w:rFonts w:ascii="Times New Roman" w:hAnsi="Times New Roman"/>
              </w:rPr>
              <w:t>200, 500, 800</w:t>
            </w:r>
          </w:p>
        </w:tc>
      </w:tr>
      <w:tr w:rsidR="005C1F55" w:rsidRPr="0077675A" w14:paraId="5F029319" w14:textId="77777777" w:rsidTr="005C1F55">
        <w:trPr>
          <w:trHeight w:val="435"/>
          <w:jc w:val="center"/>
        </w:trPr>
        <w:tc>
          <w:tcPr>
            <w:tcW w:w="4200" w:type="dxa"/>
            <w:tcBorders>
              <w:top w:val="nil"/>
              <w:left w:val="nil"/>
              <w:bottom w:val="nil"/>
              <w:right w:val="nil"/>
            </w:tcBorders>
            <w:shd w:val="clear" w:color="auto" w:fill="FFFFFF"/>
            <w:tcMar>
              <w:top w:w="0" w:type="dxa"/>
              <w:left w:w="0" w:type="dxa"/>
              <w:bottom w:w="0" w:type="dxa"/>
              <w:right w:w="0" w:type="dxa"/>
            </w:tcMar>
            <w:vAlign w:val="center"/>
          </w:tcPr>
          <w:p w14:paraId="1E951C1F" w14:textId="41BF9F72" w:rsidR="005C1F55" w:rsidRPr="0077675A" w:rsidRDefault="005C1F55" w:rsidP="00383EB2">
            <w:pPr>
              <w:jc w:val="both"/>
              <w:rPr>
                <w:rFonts w:ascii="Times New Roman" w:hAnsi="Times New Roman"/>
              </w:rPr>
            </w:pPr>
            <w:r w:rsidRPr="0077675A">
              <w:rPr>
                <w:rFonts w:ascii="Times New Roman" w:hAnsi="Times New Roman"/>
              </w:rPr>
              <w:t>learning_rate</w:t>
            </w:r>
          </w:p>
        </w:tc>
        <w:tc>
          <w:tcPr>
            <w:tcW w:w="1498" w:type="dxa"/>
            <w:tcBorders>
              <w:top w:val="nil"/>
              <w:left w:val="nil"/>
              <w:bottom w:val="nil"/>
              <w:right w:val="nil"/>
            </w:tcBorders>
            <w:shd w:val="clear" w:color="auto" w:fill="FFFFFF"/>
            <w:tcMar>
              <w:top w:w="0" w:type="dxa"/>
              <w:left w:w="0" w:type="dxa"/>
              <w:bottom w:w="0" w:type="dxa"/>
              <w:right w:w="0" w:type="dxa"/>
            </w:tcMar>
            <w:vAlign w:val="center"/>
          </w:tcPr>
          <w:p w14:paraId="59648C61" w14:textId="47620777" w:rsidR="005C1F55" w:rsidRPr="0077675A" w:rsidRDefault="005C1F55" w:rsidP="00383EB2">
            <w:pPr>
              <w:jc w:val="both"/>
              <w:rPr>
                <w:rFonts w:ascii="Times New Roman" w:hAnsi="Times New Roman"/>
              </w:rPr>
            </w:pPr>
            <w:r w:rsidRPr="0077675A">
              <w:rPr>
                <w:rFonts w:ascii="Times New Roman" w:hAnsi="Times New Roman"/>
              </w:rPr>
              <w:t>0.01,0.05, 0.08, 0.10</w:t>
            </w:r>
          </w:p>
        </w:tc>
      </w:tr>
      <w:tr w:rsidR="005C1F55" w:rsidRPr="0077675A" w14:paraId="29287FE6" w14:textId="77777777" w:rsidTr="005C1F55">
        <w:trPr>
          <w:trHeight w:val="435"/>
          <w:jc w:val="center"/>
        </w:trPr>
        <w:tc>
          <w:tcPr>
            <w:tcW w:w="4200" w:type="dxa"/>
            <w:tcBorders>
              <w:top w:val="nil"/>
              <w:left w:val="nil"/>
              <w:bottom w:val="nil"/>
              <w:right w:val="nil"/>
            </w:tcBorders>
            <w:shd w:val="clear" w:color="auto" w:fill="FFFFFF"/>
            <w:tcMar>
              <w:top w:w="0" w:type="dxa"/>
              <w:left w:w="0" w:type="dxa"/>
              <w:bottom w:w="0" w:type="dxa"/>
              <w:right w:w="0" w:type="dxa"/>
            </w:tcMar>
            <w:vAlign w:val="center"/>
          </w:tcPr>
          <w:p w14:paraId="00D218A7" w14:textId="1EFF5C85" w:rsidR="005C1F55" w:rsidRPr="0077675A" w:rsidRDefault="005C1F55" w:rsidP="00383EB2">
            <w:pPr>
              <w:jc w:val="both"/>
              <w:rPr>
                <w:rFonts w:ascii="Times New Roman" w:hAnsi="Times New Roman"/>
              </w:rPr>
            </w:pPr>
            <w:r w:rsidRPr="0077675A">
              <w:rPr>
                <w:rFonts w:ascii="Times New Roman" w:hAnsi="Times New Roman"/>
              </w:rPr>
              <w:t>subsample</w:t>
            </w:r>
          </w:p>
        </w:tc>
        <w:tc>
          <w:tcPr>
            <w:tcW w:w="1498" w:type="dxa"/>
            <w:tcBorders>
              <w:top w:val="nil"/>
              <w:left w:val="nil"/>
              <w:bottom w:val="nil"/>
              <w:right w:val="nil"/>
            </w:tcBorders>
            <w:shd w:val="clear" w:color="auto" w:fill="FFFFFF"/>
            <w:tcMar>
              <w:top w:w="0" w:type="dxa"/>
              <w:left w:w="0" w:type="dxa"/>
              <w:bottom w:w="0" w:type="dxa"/>
              <w:right w:w="0" w:type="dxa"/>
            </w:tcMar>
            <w:vAlign w:val="center"/>
          </w:tcPr>
          <w:p w14:paraId="170867BB" w14:textId="458D27B8" w:rsidR="005C1F55" w:rsidRPr="0077675A" w:rsidRDefault="005C1F55" w:rsidP="00383EB2">
            <w:pPr>
              <w:jc w:val="both"/>
              <w:rPr>
                <w:rFonts w:ascii="Times New Roman" w:hAnsi="Times New Roman"/>
              </w:rPr>
            </w:pPr>
            <w:r w:rsidRPr="0077675A">
              <w:rPr>
                <w:rFonts w:ascii="Times New Roman" w:hAnsi="Times New Roman"/>
              </w:rPr>
              <w:t>0.5, 0.7, 1.0</w:t>
            </w:r>
          </w:p>
        </w:tc>
      </w:tr>
      <w:tr w:rsidR="005C1F55" w:rsidRPr="0077675A" w14:paraId="79B8BA88" w14:textId="77777777" w:rsidTr="005C1F55">
        <w:trPr>
          <w:trHeight w:val="435"/>
          <w:jc w:val="center"/>
        </w:trPr>
        <w:tc>
          <w:tcPr>
            <w:tcW w:w="4200" w:type="dxa"/>
            <w:tcBorders>
              <w:top w:val="nil"/>
              <w:left w:val="nil"/>
              <w:bottom w:val="nil"/>
              <w:right w:val="nil"/>
            </w:tcBorders>
            <w:shd w:val="clear" w:color="auto" w:fill="FFFFFF"/>
            <w:tcMar>
              <w:top w:w="0" w:type="dxa"/>
              <w:left w:w="0" w:type="dxa"/>
              <w:bottom w:w="0" w:type="dxa"/>
              <w:right w:w="0" w:type="dxa"/>
            </w:tcMar>
            <w:vAlign w:val="center"/>
          </w:tcPr>
          <w:p w14:paraId="11BF5B72" w14:textId="533989AC" w:rsidR="005C1F55" w:rsidRPr="0077675A" w:rsidRDefault="005C1F55" w:rsidP="00383EB2">
            <w:pPr>
              <w:jc w:val="both"/>
              <w:rPr>
                <w:rFonts w:ascii="Times New Roman" w:hAnsi="Times New Roman"/>
              </w:rPr>
            </w:pPr>
            <w:r w:rsidRPr="0077675A">
              <w:rPr>
                <w:rFonts w:ascii="Times New Roman" w:hAnsi="Times New Roman"/>
              </w:rPr>
              <w:t>colsample_bytree</w:t>
            </w:r>
          </w:p>
        </w:tc>
        <w:tc>
          <w:tcPr>
            <w:tcW w:w="1498" w:type="dxa"/>
            <w:tcBorders>
              <w:top w:val="nil"/>
              <w:left w:val="nil"/>
              <w:bottom w:val="nil"/>
              <w:right w:val="nil"/>
            </w:tcBorders>
            <w:shd w:val="clear" w:color="auto" w:fill="FFFFFF"/>
            <w:tcMar>
              <w:top w:w="0" w:type="dxa"/>
              <w:left w:w="0" w:type="dxa"/>
              <w:bottom w:w="0" w:type="dxa"/>
              <w:right w:w="0" w:type="dxa"/>
            </w:tcMar>
            <w:vAlign w:val="center"/>
          </w:tcPr>
          <w:p w14:paraId="7523E36D" w14:textId="61635E6E" w:rsidR="005C1F55" w:rsidRPr="0077675A" w:rsidRDefault="005C1F55" w:rsidP="00383EB2">
            <w:pPr>
              <w:jc w:val="both"/>
              <w:rPr>
                <w:rFonts w:ascii="Times New Roman" w:hAnsi="Times New Roman"/>
              </w:rPr>
            </w:pPr>
            <w:r w:rsidRPr="0077675A">
              <w:rPr>
                <w:rFonts w:ascii="Times New Roman" w:hAnsi="Times New Roman"/>
              </w:rPr>
              <w:t>0.5, 0.7, 1.0</w:t>
            </w:r>
          </w:p>
        </w:tc>
      </w:tr>
      <w:tr w:rsidR="005C1F55" w:rsidRPr="0077675A" w14:paraId="00385298" w14:textId="77777777" w:rsidTr="005C1F55">
        <w:trPr>
          <w:trHeight w:val="435"/>
          <w:jc w:val="center"/>
        </w:trPr>
        <w:tc>
          <w:tcPr>
            <w:tcW w:w="4200" w:type="dxa"/>
            <w:tcBorders>
              <w:top w:val="nil"/>
              <w:left w:val="nil"/>
              <w:bottom w:val="nil"/>
              <w:right w:val="nil"/>
            </w:tcBorders>
            <w:shd w:val="clear" w:color="auto" w:fill="FFFFFF"/>
            <w:tcMar>
              <w:top w:w="0" w:type="dxa"/>
              <w:left w:w="0" w:type="dxa"/>
              <w:bottom w:w="0" w:type="dxa"/>
              <w:right w:w="0" w:type="dxa"/>
            </w:tcMar>
            <w:vAlign w:val="center"/>
          </w:tcPr>
          <w:p w14:paraId="3ED8EC91" w14:textId="3C2A7EB9" w:rsidR="005C1F55" w:rsidRPr="0077675A" w:rsidRDefault="005C1F55" w:rsidP="00383EB2">
            <w:pPr>
              <w:jc w:val="both"/>
              <w:rPr>
                <w:rFonts w:ascii="Times New Roman" w:hAnsi="Times New Roman"/>
              </w:rPr>
            </w:pPr>
            <w:r w:rsidRPr="0077675A">
              <w:rPr>
                <w:rFonts w:ascii="Times New Roman" w:hAnsi="Times New Roman"/>
              </w:rPr>
              <w:t>gamma</w:t>
            </w:r>
          </w:p>
        </w:tc>
        <w:tc>
          <w:tcPr>
            <w:tcW w:w="1498" w:type="dxa"/>
            <w:tcBorders>
              <w:top w:val="nil"/>
              <w:left w:val="nil"/>
              <w:bottom w:val="nil"/>
              <w:right w:val="nil"/>
            </w:tcBorders>
            <w:shd w:val="clear" w:color="auto" w:fill="FFFFFF"/>
            <w:tcMar>
              <w:top w:w="0" w:type="dxa"/>
              <w:left w:w="0" w:type="dxa"/>
              <w:bottom w:w="0" w:type="dxa"/>
              <w:right w:w="0" w:type="dxa"/>
            </w:tcMar>
            <w:vAlign w:val="center"/>
          </w:tcPr>
          <w:p w14:paraId="22F84594" w14:textId="454C541A" w:rsidR="005C1F55" w:rsidRPr="0077675A" w:rsidRDefault="005C1F55" w:rsidP="00383EB2">
            <w:pPr>
              <w:jc w:val="both"/>
              <w:rPr>
                <w:rFonts w:ascii="Times New Roman" w:hAnsi="Times New Roman"/>
              </w:rPr>
            </w:pPr>
            <w:r w:rsidRPr="0077675A">
              <w:rPr>
                <w:rFonts w:ascii="Times New Roman" w:hAnsi="Times New Roman"/>
              </w:rPr>
              <w:t>0, 0.1, 0.2</w:t>
            </w:r>
          </w:p>
        </w:tc>
      </w:tr>
      <w:tr w:rsidR="005C1F55" w:rsidRPr="0077675A" w14:paraId="6E9DB428" w14:textId="77777777" w:rsidTr="005C1F55">
        <w:trPr>
          <w:trHeight w:val="435"/>
          <w:jc w:val="center"/>
        </w:trPr>
        <w:tc>
          <w:tcPr>
            <w:tcW w:w="4200" w:type="dxa"/>
            <w:tcBorders>
              <w:top w:val="nil"/>
              <w:left w:val="nil"/>
              <w:bottom w:val="nil"/>
              <w:right w:val="nil"/>
            </w:tcBorders>
            <w:shd w:val="clear" w:color="auto" w:fill="FFFFFF"/>
            <w:tcMar>
              <w:top w:w="0" w:type="dxa"/>
              <w:left w:w="0" w:type="dxa"/>
              <w:bottom w:w="0" w:type="dxa"/>
              <w:right w:w="0" w:type="dxa"/>
            </w:tcMar>
            <w:vAlign w:val="center"/>
          </w:tcPr>
          <w:p w14:paraId="0BC546DF" w14:textId="1C433B92" w:rsidR="005C1F55" w:rsidRPr="0077675A" w:rsidRDefault="005C1F55" w:rsidP="00383EB2">
            <w:pPr>
              <w:jc w:val="both"/>
              <w:rPr>
                <w:rFonts w:ascii="Times New Roman" w:hAnsi="Times New Roman"/>
              </w:rPr>
            </w:pPr>
            <w:r w:rsidRPr="0077675A">
              <w:rPr>
                <w:rFonts w:ascii="Times New Roman" w:hAnsi="Times New Roman"/>
              </w:rPr>
              <w:t>min_child_weight</w:t>
            </w:r>
          </w:p>
        </w:tc>
        <w:tc>
          <w:tcPr>
            <w:tcW w:w="1498" w:type="dxa"/>
            <w:tcBorders>
              <w:top w:val="nil"/>
              <w:left w:val="nil"/>
              <w:bottom w:val="nil"/>
              <w:right w:val="nil"/>
            </w:tcBorders>
            <w:shd w:val="clear" w:color="auto" w:fill="FFFFFF"/>
            <w:tcMar>
              <w:top w:w="0" w:type="dxa"/>
              <w:left w:w="0" w:type="dxa"/>
              <w:bottom w:w="0" w:type="dxa"/>
              <w:right w:w="0" w:type="dxa"/>
            </w:tcMar>
            <w:vAlign w:val="center"/>
          </w:tcPr>
          <w:p w14:paraId="2A3C8E97" w14:textId="5A510683" w:rsidR="005C1F55" w:rsidRPr="0077675A" w:rsidRDefault="005C1F55" w:rsidP="00383EB2">
            <w:pPr>
              <w:jc w:val="both"/>
              <w:rPr>
                <w:rFonts w:ascii="Times New Roman" w:hAnsi="Times New Roman"/>
              </w:rPr>
            </w:pPr>
            <w:r w:rsidRPr="0077675A">
              <w:rPr>
                <w:rFonts w:ascii="Times New Roman" w:hAnsi="Times New Roman"/>
              </w:rPr>
              <w:t>0, 1, 2</w:t>
            </w:r>
          </w:p>
        </w:tc>
      </w:tr>
      <w:tr w:rsidR="005C1F55" w:rsidRPr="0077675A" w14:paraId="373B79B4" w14:textId="77777777" w:rsidTr="005C1F55">
        <w:trPr>
          <w:trHeight w:val="435"/>
          <w:jc w:val="center"/>
        </w:trPr>
        <w:tc>
          <w:tcPr>
            <w:tcW w:w="4200" w:type="dxa"/>
            <w:tcBorders>
              <w:top w:val="nil"/>
              <w:left w:val="nil"/>
              <w:bottom w:val="single" w:sz="4" w:space="0" w:color="auto"/>
              <w:right w:val="nil"/>
            </w:tcBorders>
            <w:shd w:val="clear" w:color="auto" w:fill="FFFFFF"/>
            <w:tcMar>
              <w:top w:w="0" w:type="dxa"/>
              <w:left w:w="0" w:type="dxa"/>
              <w:bottom w:w="0" w:type="dxa"/>
              <w:right w:w="0" w:type="dxa"/>
            </w:tcMar>
            <w:vAlign w:val="center"/>
          </w:tcPr>
          <w:p w14:paraId="33154D01" w14:textId="7173AB73" w:rsidR="005C1F55" w:rsidRPr="0077675A" w:rsidRDefault="005C1F55" w:rsidP="00383EB2">
            <w:pPr>
              <w:jc w:val="both"/>
              <w:rPr>
                <w:rFonts w:ascii="Times New Roman" w:hAnsi="Times New Roman"/>
              </w:rPr>
            </w:pPr>
            <w:r w:rsidRPr="0077675A">
              <w:rPr>
                <w:rFonts w:ascii="Times New Roman" w:hAnsi="Times New Roman"/>
              </w:rPr>
              <w:t>scale_pos_weight</w:t>
            </w:r>
          </w:p>
        </w:tc>
        <w:tc>
          <w:tcPr>
            <w:tcW w:w="1498" w:type="dxa"/>
            <w:tcBorders>
              <w:top w:val="nil"/>
              <w:left w:val="nil"/>
              <w:bottom w:val="single" w:sz="4" w:space="0" w:color="auto"/>
              <w:right w:val="nil"/>
            </w:tcBorders>
            <w:shd w:val="clear" w:color="auto" w:fill="FFFFFF"/>
            <w:tcMar>
              <w:top w:w="0" w:type="dxa"/>
              <w:left w:w="0" w:type="dxa"/>
              <w:bottom w:w="0" w:type="dxa"/>
              <w:right w:w="0" w:type="dxa"/>
            </w:tcMar>
            <w:vAlign w:val="center"/>
          </w:tcPr>
          <w:p w14:paraId="5337FD8C" w14:textId="7D854F23" w:rsidR="005C1F55" w:rsidRPr="0077675A" w:rsidRDefault="005C1F55" w:rsidP="00383EB2">
            <w:pPr>
              <w:jc w:val="both"/>
              <w:rPr>
                <w:rFonts w:ascii="Times New Roman" w:hAnsi="Times New Roman"/>
              </w:rPr>
            </w:pPr>
            <w:r w:rsidRPr="0077675A">
              <w:rPr>
                <w:rFonts w:ascii="Times New Roman" w:hAnsi="Times New Roman"/>
              </w:rPr>
              <w:t>1, 2, 3</w:t>
            </w:r>
          </w:p>
        </w:tc>
      </w:tr>
    </w:tbl>
    <w:p w14:paraId="3E06B6C4" w14:textId="77777777" w:rsidR="0077675A" w:rsidRDefault="0077675A" w:rsidP="00383EB2">
      <w:pPr>
        <w:jc w:val="both"/>
        <w:rPr>
          <w:rFonts w:ascii="Times New Roman" w:hAnsi="Times New Roman"/>
        </w:rPr>
      </w:pPr>
    </w:p>
    <w:p w14:paraId="721A2A1C" w14:textId="1853AFB4" w:rsidR="0077675A" w:rsidRPr="0077675A" w:rsidRDefault="005C1F55" w:rsidP="00383EB2">
      <w:pPr>
        <w:jc w:val="both"/>
        <w:rPr>
          <w:rFonts w:ascii="Times New Roman" w:hAnsi="Times New Roman"/>
          <w:b/>
          <w:bCs/>
        </w:rPr>
      </w:pPr>
      <w:r w:rsidRPr="0077675A">
        <w:rPr>
          <w:rFonts w:ascii="Times New Roman" w:hAnsi="Times New Roman"/>
          <w:b/>
          <w:bCs/>
        </w:rPr>
        <w:t>Final effective parameter values</w:t>
      </w:r>
    </w:p>
    <w:p w14:paraId="442E4086" w14:textId="74EA1D59" w:rsidR="005B5368" w:rsidRPr="005B5368" w:rsidRDefault="003F2D89" w:rsidP="005B5368">
      <w:pPr>
        <w:jc w:val="both"/>
        <w:rPr>
          <w:ins w:id="71" w:author="Shi, Weilun (IFPRI)" w:date="2026-09-09T20:31:00Z"/>
          <w:rFonts w:ascii="Times New Roman" w:hAnsi="Times New Roman"/>
          <w:b/>
          <w:bCs/>
        </w:rPr>
      </w:pPr>
      <w:r w:rsidRPr="0077675A">
        <w:rPr>
          <w:rFonts w:ascii="Times New Roman" w:hAnsi="Times New Roman"/>
        </w:rPr>
        <w:t>Table R2 reports the hyperparameter search space. The final effective parameter values used to produce the reported predictions are listed below and</w:t>
      </w:r>
      <w:ins w:id="72" w:author="Shi, Weilun (IFPRI)" w:date="2026-09-16T11:56:00Z" w16du:dateUtc="2026-09-16T15:56:00Z">
        <w:r w:rsidR="00FE50D1">
          <w:rPr>
            <w:rFonts w:ascii="Times New Roman" w:hAnsi="Times New Roman" w:hint="eastAsia"/>
          </w:rPr>
          <w:t xml:space="preserve"> included</w:t>
        </w:r>
      </w:ins>
      <w:r w:rsidRPr="0077675A">
        <w:rPr>
          <w:rFonts w:ascii="Times New Roman" w:hAnsi="Times New Roman"/>
        </w:rPr>
        <w:t xml:space="preserve"> in the manuscript’s Supplementary Notes. </w:t>
      </w:r>
    </w:p>
    <w:p w14:paraId="5A6A9F25" w14:textId="77777777" w:rsidR="005B5368" w:rsidRPr="005B5368" w:rsidRDefault="005B5368" w:rsidP="005B5368">
      <w:pPr>
        <w:jc w:val="both"/>
        <w:rPr>
          <w:ins w:id="73" w:author="Shi, Weilun (IFPRI)" w:date="2026-09-09T20:31:00Z"/>
          <w:rFonts w:ascii="Times New Roman" w:hAnsi="Times New Roman"/>
        </w:rPr>
      </w:pPr>
      <w:ins w:id="74" w:author="Shi, Weilun (IFPRI)" w:date="2026-09-09T20:31:00Z">
        <w:r w:rsidRPr="005B5368">
          <w:rPr>
            <w:rFonts w:ascii="Times New Roman" w:hAnsi="Times New Roman"/>
            <w:b/>
            <w:bCs/>
          </w:rPr>
          <w:t>Forecasting model.</w:t>
        </w:r>
        <w:r w:rsidRPr="005B5368">
          <w:rPr>
            <w:rFonts w:ascii="Times New Roman" w:hAnsi="Times New Roman"/>
          </w:rPr>
          <w:t xml:space="preserve"> For the final forecasting model, the Phase 2+ cumulative target used max_depth = 11, n_estimators = 200, learning_rate = 0.10, subsample = 1.0, colsample_bytree = 0.5, gamma = 0, min_child_weight = 0, and scale_pos_weight = 1. The Phase 3+, Phase 4+, and Phase 5 cumulative targets used the same parameter set: max_depth = 9, n_estimators = 200, learning_rate = 0.10, subsample = 0.5, colsample_bytree = 0.7, gamma = 0.1, min_child_weight = 0, and scale_pos_weight = 1.</w:t>
        </w:r>
      </w:ins>
    </w:p>
    <w:p w14:paraId="47683146" w14:textId="77777777" w:rsidR="005B5368" w:rsidRPr="005B5368" w:rsidRDefault="005B5368" w:rsidP="005B5368">
      <w:pPr>
        <w:jc w:val="both"/>
        <w:rPr>
          <w:ins w:id="75" w:author="Shi, Weilun (IFPRI)" w:date="2026-09-09T20:31:00Z"/>
          <w:rFonts w:ascii="Times New Roman" w:hAnsi="Times New Roman"/>
        </w:rPr>
      </w:pPr>
      <w:ins w:id="76" w:author="Shi, Weilun (IFPRI)" w:date="2026-09-09T20:31:00Z">
        <w:r w:rsidRPr="005B5368">
          <w:rPr>
            <w:rFonts w:ascii="Times New Roman" w:hAnsi="Times New Roman"/>
            <w:b/>
            <w:bCs/>
          </w:rPr>
          <w:lastRenderedPageBreak/>
          <w:t>Nowcasting model.</w:t>
        </w:r>
        <w:r w:rsidRPr="005B5368">
          <w:rPr>
            <w:rFonts w:ascii="Times New Roman" w:hAnsi="Times New Roman"/>
          </w:rPr>
          <w:t xml:space="preserve"> The two layers of the nowcasting model used the same parameter settings as the forecasting model.</w:t>
        </w:r>
      </w:ins>
    </w:p>
    <w:p w14:paraId="03371450" w14:textId="77777777" w:rsidR="005B5368" w:rsidRPr="005B5368" w:rsidRDefault="005B5368" w:rsidP="005B5368">
      <w:pPr>
        <w:jc w:val="both"/>
        <w:rPr>
          <w:ins w:id="77" w:author="Shi, Weilun (IFPRI)" w:date="2026-09-09T20:31:00Z"/>
          <w:rFonts w:ascii="Times New Roman" w:hAnsi="Times New Roman"/>
        </w:rPr>
      </w:pPr>
      <w:ins w:id="78" w:author="Shi, Weilun (IFPRI)" w:date="2026-09-09T20:31:00Z">
        <w:r w:rsidRPr="005B5368">
          <w:rPr>
            <w:rFonts w:ascii="Times New Roman" w:hAnsi="Times New Roman"/>
            <w:b/>
            <w:bCs/>
          </w:rPr>
          <w:t>Contemporaneous model.</w:t>
        </w:r>
        <w:r w:rsidRPr="005B5368">
          <w:rPr>
            <w:rFonts w:ascii="Times New Roman" w:hAnsi="Times New Roman"/>
          </w:rPr>
          <w:t xml:space="preserve"> The contemporaneous model used a common parameter set for all four cumulative targets (Phase 2+, Phase 3+, Phase 4+, and Phase 5): max_depth = 3, n_estimators = 200, learning_rate = 0.10, subsample = 1.0, colsample_bytree = 0.7, gamma = 0.1, min_child_weight = 0, and scale_pos_weight = 1.</w:t>
        </w:r>
      </w:ins>
    </w:p>
    <w:p w14:paraId="1DDB0044" w14:textId="7312F848" w:rsidR="003F2D89" w:rsidRPr="0077675A" w:rsidRDefault="003F2D89" w:rsidP="00383EB2">
      <w:pPr>
        <w:jc w:val="both"/>
        <w:rPr>
          <w:rFonts w:ascii="Times New Roman" w:hAnsi="Times New Roman"/>
        </w:rPr>
      </w:pPr>
      <w:commentRangeStart w:id="79"/>
      <w:commentRangeStart w:id="80"/>
      <w:del w:id="81" w:author="Shi, Weilun (IFPRI)" w:date="2026-09-09T20:31:00Z" w16du:dateUtc="2026-09-10T00:31:00Z">
        <w:r w:rsidRPr="0077675A" w:rsidDel="005B5368">
          <w:rPr>
            <w:rFonts w:ascii="Times New Roman" w:hAnsi="Times New Roman"/>
          </w:rPr>
          <w:delText xml:space="preserve">The two layers of the nowcasting model used the same parameter settings. The contemporaneous </w:delText>
        </w:r>
        <w:r w:rsidR="00C62690" w:rsidDel="005B5368">
          <w:rPr>
            <w:rFonts w:ascii="Times New Roman" w:hAnsi="Times New Roman"/>
          </w:rPr>
          <w:delText>model</w:delText>
        </w:r>
        <w:r w:rsidRPr="0077675A" w:rsidDel="005B5368">
          <w:rPr>
            <w:rFonts w:ascii="Times New Roman" w:hAnsi="Times New Roman"/>
          </w:rPr>
          <w:delText xml:space="preserve"> used </w:delText>
        </w:r>
        <w:r w:rsidR="00C62690" w:rsidRPr="00C62690" w:rsidDel="005B5368">
          <w:rPr>
            <w:rFonts w:ascii="Times New Roman" w:hAnsi="Times New Roman"/>
            <w:highlight w:val="yellow"/>
          </w:rPr>
          <w:delText>a common</w:delText>
        </w:r>
        <w:r w:rsidRPr="00C62690" w:rsidDel="005B5368">
          <w:rPr>
            <w:rFonts w:ascii="Times New Roman" w:hAnsi="Times New Roman"/>
            <w:highlight w:val="yellow"/>
          </w:rPr>
          <w:delText xml:space="preserve"> parameter</w:delText>
        </w:r>
        <w:r w:rsidRPr="0077675A" w:rsidDel="005B5368">
          <w:rPr>
            <w:rFonts w:ascii="Times New Roman" w:hAnsi="Times New Roman"/>
          </w:rPr>
          <w:delText xml:space="preserve"> set for all four cumulative target</w:delText>
        </w:r>
        <w:r w:rsidR="00C62690" w:rsidDel="005B5368">
          <w:rPr>
            <w:rFonts w:ascii="Times New Roman" w:hAnsi="Times New Roman"/>
          </w:rPr>
          <w:delText>s</w:delText>
        </w:r>
        <w:r w:rsidDel="005B5368">
          <w:rPr>
            <w:rFonts w:ascii="Times New Roman" w:hAnsi="Times New Roman" w:hint="eastAsia"/>
          </w:rPr>
          <w:delText xml:space="preserve">. </w:delText>
        </w:r>
        <w:r w:rsidRPr="0077675A" w:rsidDel="005B5368">
          <w:rPr>
            <w:rFonts w:ascii="Times New Roman" w:hAnsi="Times New Roman"/>
          </w:rPr>
          <w:delText>For the final forecasting and nowcasting models,</w:delText>
        </w:r>
        <w:commentRangeEnd w:id="79"/>
        <w:r w:rsidR="005B5368" w:rsidRPr="0077675A" w:rsidDel="005B5368">
          <w:rPr>
            <w:rStyle w:val="CommentReference"/>
            <w:rFonts w:ascii="Times New Roman" w:hAnsi="Times New Roman"/>
            <w:sz w:val="24"/>
            <w:szCs w:val="24"/>
          </w:rPr>
          <w:commentReference w:id="79"/>
        </w:r>
      </w:del>
      <w:commentRangeEnd w:id="80"/>
      <w:r w:rsidR="005B5368" w:rsidRPr="0077675A">
        <w:rPr>
          <w:rStyle w:val="CommentReference"/>
          <w:rFonts w:ascii="Times New Roman" w:hAnsi="Times New Roman"/>
          <w:sz w:val="24"/>
          <w:szCs w:val="24"/>
        </w:rPr>
        <w:commentReference w:id="80"/>
      </w:r>
      <w:del w:id="82" w:author="Shi, Weilun (IFPRI)" w:date="2026-09-09T20:31:00Z" w16du:dateUtc="2026-09-10T00:31:00Z">
        <w:r w:rsidRPr="0077675A" w:rsidDel="005B5368">
          <w:rPr>
            <w:rFonts w:ascii="Times New Roman" w:hAnsi="Times New Roman"/>
          </w:rPr>
          <w:delText xml:space="preserve"> the Phase 2+ cumulative target used max_depth = 11, n_estimators = 200, learning_rate = 0.10, subsample = 1.0, colsample_bytree = 0.5, gamma = 0, min_child_weight = 0, and scale_pos_weight = 1. The Phase 3+, Phase 4+, and Phase 5 cumulative targets used the same parameter set: max_depth = 9, n_estimators = 200, learning_rate = 0.10, subsample = 0.5, colsample_bytree = 0.7, gamma = 0.1, min_child_weight = 0, and scale_pos_weight = 1. For the contemporaneous benchmark, all four cumulative targets (Phase 2+, Phase 3+, Phase 4+, and Phase 5) used max_depth = 3, n_estimators = 200, learning_rate = 0.10, subsample = 1.0, colsample_bytree = 0.7, gamma = 0.1, min_child_weight = 0, and scale_pos_weight = 1.</w:delText>
        </w:r>
      </w:del>
    </w:p>
    <w:p w14:paraId="423D6A2B" w14:textId="131CAF52" w:rsidR="00E929C6" w:rsidRDefault="003F2D89" w:rsidP="00383EB2">
      <w:pPr>
        <w:jc w:val="both"/>
        <w:rPr>
          <w:rFonts w:ascii="Times New Roman" w:hAnsi="Times New Roman"/>
        </w:rPr>
      </w:pPr>
      <w:r>
        <w:rPr>
          <w:rFonts w:ascii="Times New Roman" w:hAnsi="Times New Roman" w:hint="eastAsia"/>
        </w:rPr>
        <w:t>All other parameters</w:t>
      </w:r>
      <w:r w:rsidRPr="0077675A">
        <w:rPr>
          <w:rFonts w:ascii="Times New Roman" w:hAnsi="Times New Roman"/>
        </w:rPr>
        <w:t xml:space="preserve"> were left at the corresponding </w:t>
      </w:r>
      <w:ins w:id="83" w:author="Shi, Weilun (IFPRI)" w:date="2026-09-09T20:27:00Z" w16du:dateUtc="2026-09-10T00:27:00Z">
        <w:r w:rsidR="005B5368">
          <w:rPr>
            <w:rFonts w:ascii="Times New Roman" w:hAnsi="Times New Roman" w:hint="eastAsia"/>
          </w:rPr>
          <w:t xml:space="preserve">python </w:t>
        </w:r>
      </w:ins>
      <w:commentRangeStart w:id="84"/>
      <w:commentRangeStart w:id="85"/>
      <w:del w:id="86" w:author="Shi, Weilun (IFPRI)" w:date="2026-09-09T20:27:00Z" w16du:dateUtc="2026-09-10T00:27:00Z">
        <w:r w:rsidRPr="0077675A" w:rsidDel="005B5368">
          <w:rPr>
            <w:rFonts w:ascii="Times New Roman" w:hAnsi="Times New Roman"/>
          </w:rPr>
          <w:delText>XGBoost</w:delText>
        </w:r>
      </w:del>
      <w:ins w:id="87" w:author="Shi, Weilun (IFPRI)" w:date="2026-09-09T20:27:00Z" w16du:dateUtc="2026-09-10T00:27:00Z">
        <w:r w:rsidR="005B5368">
          <w:rPr>
            <w:rFonts w:ascii="Times New Roman" w:hAnsi="Times New Roman" w:hint="eastAsia"/>
          </w:rPr>
          <w:t xml:space="preserve"> xgboost library</w:t>
        </w:r>
      </w:ins>
      <w:r w:rsidRPr="0077675A">
        <w:rPr>
          <w:rFonts w:ascii="Times New Roman" w:hAnsi="Times New Roman"/>
        </w:rPr>
        <w:t xml:space="preserve"> defaults</w:t>
      </w:r>
      <w:commentRangeEnd w:id="84"/>
      <w:r w:rsidR="00834317">
        <w:rPr>
          <w:rStyle w:val="CommentReference"/>
          <w:rFonts w:ascii="Times New Roman" w:hAnsi="Times New Roman" w:hint="eastAsia"/>
          <w:sz w:val="24"/>
          <w:szCs w:val="24"/>
        </w:rPr>
        <w:commentReference w:id="84"/>
      </w:r>
      <w:commentRangeEnd w:id="85"/>
      <w:r w:rsidR="005B5368">
        <w:rPr>
          <w:rStyle w:val="CommentReference"/>
          <w:rFonts w:ascii="Times New Roman" w:hAnsi="Times New Roman" w:hint="eastAsia"/>
          <w:sz w:val="24"/>
          <w:szCs w:val="24"/>
        </w:rPr>
        <w:commentReference w:id="85"/>
      </w:r>
      <w:ins w:id="88" w:author="Shi, Weilun (IFPRI)" w:date="2026-09-09T20:27:00Z" w16du:dateUtc="2026-09-10T00:27:00Z">
        <w:r w:rsidR="005B5368">
          <w:rPr>
            <w:rFonts w:ascii="Times New Roman" w:hAnsi="Times New Roman" w:hint="eastAsia"/>
          </w:rPr>
          <w:t>(</w:t>
        </w:r>
        <w:r w:rsidR="005B5368" w:rsidRPr="005B5368">
          <w:rPr>
            <w:rFonts w:ascii="Times New Roman" w:hAnsi="Times New Roman"/>
          </w:rPr>
          <w:t>xgboost.readthedocs.io</w:t>
        </w:r>
        <w:r w:rsidR="005B5368">
          <w:rPr>
            <w:rFonts w:ascii="Times New Roman" w:hAnsi="Times New Roman" w:hint="eastAsia"/>
          </w:rPr>
          <w:t>)</w:t>
        </w:r>
      </w:ins>
      <w:r w:rsidRPr="0077675A">
        <w:rPr>
          <w:rFonts w:ascii="Times New Roman" w:hAnsi="Times New Roman"/>
        </w:rPr>
        <w:t xml:space="preserve">. </w:t>
      </w:r>
    </w:p>
    <w:p w14:paraId="32471AAF" w14:textId="69354830" w:rsidR="00C5163C" w:rsidRDefault="003F2D89" w:rsidP="00383EB2">
      <w:pPr>
        <w:jc w:val="both"/>
        <w:rPr>
          <w:rFonts w:ascii="Times New Roman" w:hAnsi="Times New Roman"/>
        </w:rPr>
      </w:pPr>
      <w:commentRangeStart w:id="89"/>
      <w:commentRangeStart w:id="90"/>
      <w:r w:rsidRPr="0077675A">
        <w:rPr>
          <w:rFonts w:ascii="Times New Roman" w:hAnsi="Times New Roman"/>
        </w:rPr>
        <w:t>The released reproducible implementation fixes the estimator random state at 0.</w:t>
      </w:r>
      <w:r w:rsidR="00E929C6">
        <w:rPr>
          <w:rFonts w:ascii="Times New Roman" w:hAnsi="Times New Roman"/>
        </w:rPr>
        <w:t xml:space="preserve"> </w:t>
      </w:r>
      <w:commentRangeEnd w:id="89"/>
      <w:r w:rsidR="00834317">
        <w:rPr>
          <w:rStyle w:val="CommentReference"/>
          <w:rFonts w:ascii="Times New Roman" w:hAnsi="Times New Roman" w:hint="eastAsia"/>
          <w:sz w:val="24"/>
          <w:szCs w:val="24"/>
        </w:rPr>
        <w:commentReference w:id="89"/>
      </w:r>
      <w:commentRangeEnd w:id="90"/>
      <w:r w:rsidR="005B5368">
        <w:rPr>
          <w:rStyle w:val="CommentReference"/>
          <w:rFonts w:ascii="Times New Roman" w:hAnsi="Times New Roman" w:hint="eastAsia"/>
          <w:sz w:val="24"/>
          <w:szCs w:val="24"/>
        </w:rPr>
        <w:commentReference w:id="90"/>
      </w:r>
      <w:ins w:id="91" w:author="Shi, Weilun (IFPRI)" w:date="2026-09-09T20:28:00Z" w16du:dateUtc="2026-09-10T00:28:00Z">
        <w:r w:rsidR="005B5368">
          <w:rPr>
            <w:rFonts w:ascii="Times New Roman" w:hAnsi="Times New Roman" w:hint="eastAsia"/>
          </w:rPr>
          <w:t xml:space="preserve">All settings, code and data are released at </w:t>
        </w:r>
      </w:ins>
      <w:ins w:id="92" w:author="Shi, Weilun (IFPRI)" w:date="2026-09-09T20:29:00Z">
        <w:r w:rsidR="005B5368" w:rsidRPr="005B5368">
          <w:rPr>
            <w:rFonts w:ascii="Times New Roman" w:hAnsi="Times New Roman"/>
          </w:rPr>
          <w:fldChar w:fldCharType="begin"/>
        </w:r>
        <w:r w:rsidR="005B5368" w:rsidRPr="005B5368">
          <w:rPr>
            <w:rFonts w:ascii="Times New Roman" w:hAnsi="Times New Roman"/>
          </w:rPr>
          <w:instrText>HYPERLINK "https://github.com/swl007007/NCOMMS-25-105821-T-Replication-Package"</w:instrText>
        </w:r>
        <w:r w:rsidR="005B5368" w:rsidRPr="005B5368">
          <w:rPr>
            <w:rFonts w:ascii="Times New Roman" w:hAnsi="Times New Roman"/>
          </w:rPr>
        </w:r>
        <w:r w:rsidR="005B5368" w:rsidRPr="005B5368">
          <w:rPr>
            <w:rFonts w:ascii="Times New Roman" w:hAnsi="Times New Roman"/>
          </w:rPr>
          <w:fldChar w:fldCharType="separate"/>
        </w:r>
        <w:r w:rsidR="005B5368" w:rsidRPr="005B5368">
          <w:rPr>
            <w:rStyle w:val="Hyperlink"/>
            <w:rFonts w:ascii="Times New Roman" w:hAnsi="Times New Roman"/>
          </w:rPr>
          <w:t>swl007007/NCOMMS-25-105821-T-Replication-Package: Replication package for food-crisis monitoring and prediction analyses</w:t>
        </w:r>
      </w:ins>
      <w:ins w:id="93" w:author="Shi, Weilun (IFPRI)" w:date="2026-09-09T20:29:00Z" w16du:dateUtc="2026-09-10T00:29:00Z">
        <w:r w:rsidR="005B5368" w:rsidRPr="005B5368">
          <w:rPr>
            <w:rFonts w:ascii="Times New Roman" w:hAnsi="Times New Roman"/>
          </w:rPr>
          <w:fldChar w:fldCharType="end"/>
        </w:r>
        <w:r w:rsidR="005B5368">
          <w:rPr>
            <w:rFonts w:ascii="Times New Roman" w:hAnsi="Times New Roman" w:hint="eastAsia"/>
          </w:rPr>
          <w:t>. Specific commit head to be updated.</w:t>
        </w:r>
      </w:ins>
    </w:p>
    <w:p w14:paraId="7A4658CB" w14:textId="77777777" w:rsidR="00606187" w:rsidRDefault="00606187" w:rsidP="00383EB2">
      <w:pPr>
        <w:jc w:val="both"/>
        <w:rPr>
          <w:rFonts w:ascii="Times New Roman" w:hAnsi="Times New Roman" w:cs="Times New Roman"/>
          <w:b/>
          <w:bCs/>
        </w:rPr>
      </w:pPr>
      <w:r w:rsidRPr="00606187">
        <w:rPr>
          <w:rFonts w:ascii="Times New Roman" w:hAnsi="Times New Roman" w:cs="Times New Roman"/>
          <w:b/>
          <w:bCs/>
        </w:rPr>
        <w:t>Treatment of missing values</w:t>
      </w:r>
    </w:p>
    <w:p w14:paraId="23C8080B" w14:textId="1154AD56" w:rsidR="00C9788E" w:rsidRDefault="00C9788E" w:rsidP="00383EB2">
      <w:pPr>
        <w:shd w:val="clear" w:color="auto" w:fill="FFFFFF"/>
        <w:jc w:val="both"/>
        <w:rPr>
          <w:rFonts w:ascii="Times New Roman" w:hAnsi="Times New Roman" w:cs="Times New Roman"/>
        </w:rPr>
      </w:pPr>
      <w:r w:rsidRPr="00C9788E">
        <w:rPr>
          <w:rFonts w:ascii="Times New Roman" w:hAnsi="Times New Roman" w:cs="Times New Roman"/>
        </w:rPr>
        <w:t>.</w:t>
      </w:r>
      <w:r>
        <w:rPr>
          <w:rFonts w:ascii="Times New Roman" w:hAnsi="Times New Roman" w:cs="Times New Roman"/>
        </w:rPr>
        <w:t xml:space="preserve"> </w:t>
      </w:r>
    </w:p>
    <w:p w14:paraId="6D6616C3" w14:textId="77777777" w:rsidR="00FE50D1" w:rsidRPr="00187012" w:rsidRDefault="00834317" w:rsidP="00FE50D1">
      <w:pPr>
        <w:shd w:val="clear" w:color="auto" w:fill="FFFFFF"/>
        <w:jc w:val="both"/>
        <w:rPr>
          <w:ins w:id="94" w:author="Shi, Weilun (IFPRI)" w:date="2026-09-16T11:58:00Z" w16du:dateUtc="2026-09-16T15:58:00Z"/>
          <w:rFonts w:ascii="Times New Roman" w:hAnsi="Times New Roman" w:cs="Times New Roman"/>
        </w:rPr>
      </w:pPr>
      <w:r>
        <w:rPr>
          <w:rFonts w:ascii="Times New Roman" w:hAnsi="Times New Roman" w:cs="Times New Roman"/>
        </w:rPr>
        <w:t xml:space="preserve">Since missing value is a common problem for tasks where XGBoost models are applied, </w:t>
      </w:r>
      <w:r w:rsidR="00861F8C" w:rsidRPr="00861F8C">
        <w:rPr>
          <w:rFonts w:ascii="Times New Roman" w:hAnsi="Times New Roman" w:cs="Times New Roman"/>
        </w:rPr>
        <w:t xml:space="preserve"> </w:t>
      </w:r>
      <w:r>
        <w:rPr>
          <w:rFonts w:ascii="Times New Roman" w:hAnsi="Times New Roman" w:cs="Times New Roman"/>
        </w:rPr>
        <w:t xml:space="preserve"> we used the default missing value treatment mechanism</w:t>
      </w:r>
      <w:r w:rsidR="002261B4">
        <w:rPr>
          <w:rFonts w:ascii="Times New Roman" w:hAnsi="Times New Roman" w:cs="Times New Roman"/>
        </w:rPr>
        <w:t xml:space="preserve"> natively</w:t>
      </w:r>
      <w:r>
        <w:rPr>
          <w:rFonts w:ascii="Times New Roman" w:hAnsi="Times New Roman" w:cs="Times New Roman"/>
        </w:rPr>
        <w:t xml:space="preserve"> provided</w:t>
      </w:r>
      <w:r w:rsidR="00861F8C" w:rsidRPr="00861F8C">
        <w:rPr>
          <w:rFonts w:ascii="Times New Roman" w:hAnsi="Times New Roman" w:cs="Times New Roman"/>
        </w:rPr>
        <w:t xml:space="preserve"> </w:t>
      </w:r>
      <w:r>
        <w:rPr>
          <w:rFonts w:ascii="Times New Roman" w:hAnsi="Times New Roman" w:cs="Times New Roman"/>
        </w:rPr>
        <w:t xml:space="preserve">by the </w:t>
      </w:r>
      <w:ins w:id="95" w:author="Shi, Weilun (IFPRI)" w:date="2026-09-09T20:31:00Z" w16du:dateUtc="2026-09-10T00:31:00Z">
        <w:r w:rsidR="005B5368">
          <w:rPr>
            <w:rFonts w:ascii="Times New Roman" w:hAnsi="Times New Roman" w:cs="Times New Roman" w:hint="eastAsia"/>
          </w:rPr>
          <w:t>xgboost</w:t>
        </w:r>
      </w:ins>
      <w:del w:id="96" w:author="Shi, Weilun (IFPRI)" w:date="2026-09-09T20:31:00Z" w16du:dateUtc="2026-09-10T00:31:00Z">
        <w:r w:rsidDel="005B5368">
          <w:rPr>
            <w:rFonts w:ascii="Times New Roman" w:hAnsi="Times New Roman" w:cs="Times New Roman"/>
          </w:rPr>
          <w:delText>XXX</w:delText>
        </w:r>
      </w:del>
      <w:r>
        <w:rPr>
          <w:rFonts w:ascii="Times New Roman" w:hAnsi="Times New Roman" w:cs="Times New Roman"/>
        </w:rPr>
        <w:t xml:space="preserve"> library, which </w:t>
      </w:r>
      <w:r w:rsidRPr="00861F8C">
        <w:rPr>
          <w:rFonts w:ascii="Times New Roman" w:hAnsi="Times New Roman" w:cs="Times New Roman"/>
        </w:rPr>
        <w:t>handle</w:t>
      </w:r>
      <w:r>
        <w:rPr>
          <w:rFonts w:ascii="Times New Roman" w:hAnsi="Times New Roman" w:cs="Times New Roman"/>
        </w:rPr>
        <w:t>s</w:t>
      </w:r>
      <w:r w:rsidRPr="00861F8C">
        <w:rPr>
          <w:rFonts w:ascii="Times New Roman" w:hAnsi="Times New Roman" w:cs="Times New Roman"/>
        </w:rPr>
        <w:t xml:space="preserve"> </w:t>
      </w:r>
      <w:r w:rsidR="00861F8C" w:rsidRPr="00861F8C">
        <w:rPr>
          <w:rFonts w:ascii="Times New Roman" w:hAnsi="Times New Roman" w:cs="Times New Roman"/>
        </w:rPr>
        <w:t xml:space="preserve">missing predictor values by learning a </w:t>
      </w:r>
      <w:commentRangeStart w:id="97"/>
      <w:commentRangeStart w:id="98"/>
      <w:r w:rsidR="00861F8C" w:rsidRPr="00861F8C">
        <w:rPr>
          <w:rFonts w:ascii="Times New Roman" w:hAnsi="Times New Roman" w:cs="Times New Roman"/>
        </w:rPr>
        <w:t>direction for missing observations at each tree split</w:t>
      </w:r>
      <w:commentRangeEnd w:id="97"/>
      <w:r w:rsidR="002261B4" w:rsidRPr="00861F8C">
        <w:rPr>
          <w:rStyle w:val="CommentReference"/>
          <w:rFonts w:ascii="Times New Roman" w:hAnsi="Times New Roman" w:cs="Times New Roman"/>
          <w:sz w:val="24"/>
          <w:szCs w:val="24"/>
        </w:rPr>
        <w:commentReference w:id="97"/>
      </w:r>
      <w:commentRangeEnd w:id="98"/>
      <w:r w:rsidR="00020EFC" w:rsidRPr="00861F8C">
        <w:rPr>
          <w:rStyle w:val="CommentReference"/>
          <w:rFonts w:ascii="Times New Roman" w:hAnsi="Times New Roman" w:cs="Times New Roman"/>
          <w:sz w:val="24"/>
          <w:szCs w:val="24"/>
        </w:rPr>
        <w:commentReference w:id="98"/>
      </w:r>
      <w:r w:rsidR="00861F8C" w:rsidRPr="00861F8C">
        <w:rPr>
          <w:rFonts w:ascii="Times New Roman" w:hAnsi="Times New Roman" w:cs="Times New Roman"/>
        </w:rPr>
        <w:t xml:space="preserve">. </w:t>
      </w:r>
      <w:ins w:id="99" w:author="Shi, Weilun (IFPRI)" w:date="2026-09-09T20:33:00Z">
        <w:r w:rsidR="00020EFC" w:rsidRPr="00020EFC">
          <w:rPr>
            <w:rFonts w:ascii="Times New Roman" w:hAnsi="Times New Roman" w:cs="Times New Roman"/>
          </w:rPr>
          <w:t>Specifically, at each split, XGBoost determines whether observations with missing values should be sent to the left or right branch based on the training data.</w:t>
        </w:r>
      </w:ins>
      <w:ins w:id="100" w:author="Shi, Weilun (IFPRI)" w:date="2026-09-09T20:33:00Z" w16du:dateUtc="2026-09-10T00:33:00Z">
        <w:r w:rsidR="00020EFC">
          <w:rPr>
            <w:rFonts w:ascii="Times New Roman" w:hAnsi="Times New Roman" w:cs="Times New Roman" w:hint="eastAsia"/>
          </w:rPr>
          <w:t xml:space="preserve"> </w:t>
        </w:r>
      </w:ins>
    </w:p>
    <w:p w14:paraId="5B9E773D" w14:textId="77777777" w:rsidR="00FE50D1" w:rsidRPr="00C9788E" w:rsidRDefault="00FE50D1" w:rsidP="00FE50D1">
      <w:pPr>
        <w:shd w:val="clear" w:color="auto" w:fill="FFFFFF"/>
        <w:jc w:val="both"/>
        <w:rPr>
          <w:ins w:id="101" w:author="Shi, Weilun (IFPRI)" w:date="2026-09-16T11:58:00Z" w16du:dateUtc="2026-09-16T15:58:00Z"/>
          <w:rFonts w:ascii="Times New Roman" w:hAnsi="Times New Roman" w:cs="Times New Roman"/>
        </w:rPr>
      </w:pPr>
      <w:ins w:id="102" w:author="Shi, Weilun (IFPRI)" w:date="2026-09-16T11:58:00Z" w16du:dateUtc="2026-09-16T15:58:00Z">
        <w:r w:rsidRPr="00187012">
          <w:rPr>
            <w:rFonts w:ascii="Times New Roman" w:hAnsi="Times New Roman" w:cs="Times New Roman"/>
          </w:rPr>
          <w:t>We have added a new subsection, “Model Performance Relative to Simple Baselines,” in response to Comment 4, in which OLS and ordered probit are estimated as benchmark models. Unlike XGBoost</w:t>
        </w:r>
        <w:r>
          <w:rPr>
            <w:rFonts w:ascii="Times New Roman" w:hAnsi="Times New Roman" w:cs="Times New Roman"/>
          </w:rPr>
          <w:t>, these two models</w:t>
        </w:r>
        <w:r w:rsidRPr="00B71517">
          <w:rPr>
            <w:rFonts w:ascii="Times New Roman" w:hAnsi="Times New Roman" w:cs="Times New Roman"/>
          </w:rPr>
          <w:t xml:space="preserve"> require finite design matrices, so their performance may depend on the chosen</w:t>
        </w:r>
        <w:r>
          <w:rPr>
            <w:rFonts w:ascii="Times New Roman" w:hAnsi="Times New Roman" w:cs="Times New Roman"/>
          </w:rPr>
          <w:t xml:space="preserve"> </w:t>
        </w:r>
        <w:r w:rsidRPr="00B71517">
          <w:rPr>
            <w:rFonts w:ascii="Times New Roman" w:hAnsi="Times New Roman" w:cs="Times New Roman"/>
          </w:rPr>
          <w:t>missing-data treatment.</w:t>
        </w:r>
        <w:r>
          <w:rPr>
            <w:rFonts w:ascii="Times New Roman" w:hAnsi="Times New Roman" w:cs="Times New Roman"/>
          </w:rPr>
          <w:t xml:space="preserve"> </w:t>
        </w:r>
        <w:r w:rsidRPr="00C9788E">
          <w:rPr>
            <w:rFonts w:ascii="Times New Roman" w:hAnsi="Times New Roman" w:cs="Times New Roman"/>
          </w:rPr>
          <w:t>For</w:t>
        </w:r>
        <w:r>
          <w:rPr>
            <w:rFonts w:ascii="Times New Roman" w:hAnsi="Times New Roman" w:cs="Times New Roman"/>
          </w:rPr>
          <w:t xml:space="preserve"> the main </w:t>
        </w:r>
        <w:r>
          <w:rPr>
            <w:rFonts w:ascii="Times New Roman" w:hAnsi="Times New Roman" w:cs="Times New Roman" w:hint="eastAsia"/>
          </w:rPr>
          <w:t>OLS and ordered probit model</w:t>
        </w:r>
        <w:r>
          <w:rPr>
            <w:rFonts w:ascii="Times New Roman" w:hAnsi="Times New Roman" w:cs="Times New Roman"/>
          </w:rPr>
          <w:t xml:space="preserve"> specifications</w:t>
        </w:r>
        <w:r w:rsidRPr="00C9788E">
          <w:rPr>
            <w:rFonts w:ascii="Times New Roman" w:hAnsi="Times New Roman" w:cs="Times New Roman"/>
          </w:rPr>
          <w:t>, we use feature-wise median imputation estimated</w:t>
        </w:r>
        <w:r>
          <w:rPr>
            <w:rFonts w:ascii="Times New Roman" w:hAnsi="Times New Roman" w:cs="Times New Roman"/>
          </w:rPr>
          <w:t xml:space="preserve"> </w:t>
        </w:r>
        <w:r w:rsidRPr="00C9788E">
          <w:rPr>
            <w:rFonts w:ascii="Times New Roman" w:hAnsi="Times New Roman" w:cs="Times New Roman"/>
          </w:rPr>
          <w:t>from the training data only, followed by standardization using the corresponding</w:t>
        </w:r>
        <w:r>
          <w:rPr>
            <w:rFonts w:ascii="Times New Roman" w:hAnsi="Times New Roman" w:cs="Times New Roman"/>
          </w:rPr>
          <w:t xml:space="preserve"> </w:t>
        </w:r>
        <w:r w:rsidRPr="00C9788E">
          <w:rPr>
            <w:rFonts w:ascii="Times New Roman" w:hAnsi="Times New Roman" w:cs="Times New Roman"/>
          </w:rPr>
          <w:t xml:space="preserve">training-sample moments. These preprocessing parameters are </w:t>
        </w:r>
        <w:r>
          <w:rPr>
            <w:rFonts w:ascii="Times New Roman" w:hAnsi="Times New Roman" w:cs="Times New Roman"/>
          </w:rPr>
          <w:t>fixed after training and applied during inference</w:t>
        </w:r>
        <w:r w:rsidRPr="00C9788E">
          <w:rPr>
            <w:rFonts w:ascii="Times New Roman" w:hAnsi="Times New Roman" w:cs="Times New Roman"/>
          </w:rPr>
          <w:t xml:space="preserve">. </w:t>
        </w:r>
      </w:ins>
    </w:p>
    <w:p w14:paraId="3015BBEF" w14:textId="69514237" w:rsidR="00C9788E" w:rsidRPr="00C9788E" w:rsidDel="00FE50D1" w:rsidRDefault="00B71517" w:rsidP="00383EB2">
      <w:pPr>
        <w:shd w:val="clear" w:color="auto" w:fill="FFFFFF"/>
        <w:jc w:val="both"/>
        <w:rPr>
          <w:del w:id="103" w:author="Shi, Weilun (IFPRI)" w:date="2026-09-16T11:58:00Z" w16du:dateUtc="2026-09-16T15:58:00Z"/>
          <w:rFonts w:ascii="Times New Roman" w:hAnsi="Times New Roman" w:cs="Times New Roman"/>
        </w:rPr>
      </w:pPr>
      <w:commentRangeStart w:id="104"/>
      <w:commentRangeStart w:id="105"/>
      <w:del w:id="106" w:author="Shi, Weilun (IFPRI)" w:date="2026-09-16T11:58:00Z" w16du:dateUtc="2026-09-16T15:58:00Z">
        <w:r w:rsidRPr="00B71517" w:rsidDel="00FE50D1">
          <w:rPr>
            <w:rFonts w:ascii="Times New Roman" w:hAnsi="Times New Roman" w:cs="Times New Roman"/>
          </w:rPr>
          <w:lastRenderedPageBreak/>
          <w:delText>In contrast, OLS and ordered</w:delText>
        </w:r>
        <w:r w:rsidDel="00FE50D1">
          <w:rPr>
            <w:rFonts w:ascii="Times New Roman" w:hAnsi="Times New Roman" w:cs="Times New Roman"/>
          </w:rPr>
          <w:delText xml:space="preserve"> </w:delText>
        </w:r>
        <w:r w:rsidRPr="00B71517" w:rsidDel="00FE50D1">
          <w:rPr>
            <w:rFonts w:ascii="Times New Roman" w:hAnsi="Times New Roman" w:cs="Times New Roman"/>
          </w:rPr>
          <w:delText>probit require finite design matrices, so their performance may depend on the chosen</w:delText>
        </w:r>
        <w:r w:rsidDel="00FE50D1">
          <w:rPr>
            <w:rFonts w:ascii="Times New Roman" w:hAnsi="Times New Roman" w:cs="Times New Roman"/>
          </w:rPr>
          <w:delText xml:space="preserve"> </w:delText>
        </w:r>
        <w:r w:rsidRPr="00B71517" w:rsidDel="00FE50D1">
          <w:rPr>
            <w:rFonts w:ascii="Times New Roman" w:hAnsi="Times New Roman" w:cs="Times New Roman"/>
          </w:rPr>
          <w:delText>missing-data treatment.</w:delText>
        </w:r>
        <w:commentRangeEnd w:id="104"/>
        <w:r w:rsidR="002261B4" w:rsidDel="00FE50D1">
          <w:rPr>
            <w:rStyle w:val="CommentReference"/>
            <w:rFonts w:ascii="Times New Roman" w:hAnsi="Times New Roman" w:cs="Times New Roman"/>
            <w:sz w:val="24"/>
            <w:szCs w:val="24"/>
          </w:rPr>
          <w:commentReference w:id="104"/>
        </w:r>
        <w:commentRangeEnd w:id="105"/>
        <w:r w:rsidR="00020EFC" w:rsidDel="00FE50D1">
          <w:rPr>
            <w:rStyle w:val="CommentReference"/>
            <w:rFonts w:ascii="Times New Roman" w:hAnsi="Times New Roman" w:cs="Times New Roman"/>
            <w:sz w:val="24"/>
            <w:szCs w:val="24"/>
          </w:rPr>
          <w:commentReference w:id="105"/>
        </w:r>
        <w:r w:rsidDel="00FE50D1">
          <w:rPr>
            <w:rFonts w:ascii="Times New Roman" w:hAnsi="Times New Roman" w:cs="Times New Roman"/>
          </w:rPr>
          <w:delText xml:space="preserve"> </w:delText>
        </w:r>
        <w:r w:rsidR="00C9788E" w:rsidRPr="00C9788E" w:rsidDel="00FE50D1">
          <w:rPr>
            <w:rFonts w:ascii="Times New Roman" w:hAnsi="Times New Roman" w:cs="Times New Roman"/>
          </w:rPr>
          <w:delText xml:space="preserve">For </w:delText>
        </w:r>
      </w:del>
      <w:del w:id="107" w:author="Shi, Weilun (IFPRI)" w:date="2026-09-09T20:35:00Z" w16du:dateUtc="2026-09-10T00:35:00Z">
        <w:r w:rsidR="00C9788E" w:rsidRPr="00C9788E" w:rsidDel="00020EFC">
          <w:rPr>
            <w:rFonts w:ascii="Times New Roman" w:hAnsi="Times New Roman" w:cs="Times New Roman"/>
          </w:rPr>
          <w:delText>the main</w:delText>
        </w:r>
        <w:commentRangeStart w:id="108"/>
        <w:commentRangeStart w:id="109"/>
        <w:r w:rsidR="00C9788E" w:rsidRPr="00C9788E" w:rsidDel="00020EFC">
          <w:rPr>
            <w:rFonts w:ascii="Times New Roman" w:hAnsi="Times New Roman" w:cs="Times New Roman"/>
          </w:rPr>
          <w:delText xml:space="preserve"> baseline specifications</w:delText>
        </w:r>
        <w:commentRangeEnd w:id="108"/>
        <w:r w:rsidR="002261B4" w:rsidRPr="00C9788E" w:rsidDel="00020EFC">
          <w:rPr>
            <w:rStyle w:val="CommentReference"/>
            <w:rFonts w:ascii="Times New Roman" w:hAnsi="Times New Roman" w:cs="Times New Roman"/>
            <w:sz w:val="24"/>
            <w:szCs w:val="24"/>
          </w:rPr>
          <w:commentReference w:id="108"/>
        </w:r>
      </w:del>
      <w:commentRangeEnd w:id="109"/>
      <w:del w:id="110" w:author="Shi, Weilun (IFPRI)" w:date="2026-09-16T11:58:00Z" w16du:dateUtc="2026-09-16T15:58:00Z">
        <w:r w:rsidR="00020EFC" w:rsidRPr="00C9788E" w:rsidDel="00FE50D1">
          <w:rPr>
            <w:rStyle w:val="CommentReference"/>
            <w:rFonts w:ascii="Times New Roman" w:hAnsi="Times New Roman" w:cs="Times New Roman"/>
            <w:sz w:val="24"/>
            <w:szCs w:val="24"/>
          </w:rPr>
          <w:commentReference w:id="109"/>
        </w:r>
        <w:r w:rsidR="00C9788E" w:rsidRPr="00C9788E" w:rsidDel="00FE50D1">
          <w:rPr>
            <w:rFonts w:ascii="Times New Roman" w:hAnsi="Times New Roman" w:cs="Times New Roman"/>
          </w:rPr>
          <w:delText>, we use feature-wise median imputation estimated</w:delText>
        </w:r>
        <w:r w:rsidDel="00FE50D1">
          <w:rPr>
            <w:rFonts w:ascii="Times New Roman" w:hAnsi="Times New Roman" w:cs="Times New Roman"/>
          </w:rPr>
          <w:delText xml:space="preserve"> </w:delText>
        </w:r>
        <w:r w:rsidR="00C9788E" w:rsidRPr="00C9788E" w:rsidDel="00FE50D1">
          <w:rPr>
            <w:rFonts w:ascii="Times New Roman" w:hAnsi="Times New Roman" w:cs="Times New Roman"/>
          </w:rPr>
          <w:delText>from the training data only, followed by standardization using the corresponding</w:delText>
        </w:r>
        <w:r w:rsidDel="00FE50D1">
          <w:rPr>
            <w:rFonts w:ascii="Times New Roman" w:hAnsi="Times New Roman" w:cs="Times New Roman"/>
          </w:rPr>
          <w:delText xml:space="preserve"> </w:delText>
        </w:r>
        <w:r w:rsidR="00C9788E" w:rsidRPr="00C9788E" w:rsidDel="00FE50D1">
          <w:rPr>
            <w:rFonts w:ascii="Times New Roman" w:hAnsi="Times New Roman" w:cs="Times New Roman"/>
          </w:rPr>
          <w:delText xml:space="preserve">training-sample moments. These preprocessing parameters are </w:delText>
        </w:r>
        <w:r w:rsidR="002261B4" w:rsidDel="00FE50D1">
          <w:rPr>
            <w:rFonts w:ascii="Times New Roman" w:hAnsi="Times New Roman" w:cs="Times New Roman"/>
          </w:rPr>
          <w:delText>fixed after training and applied during inference</w:delText>
        </w:r>
        <w:r w:rsidR="00C9788E" w:rsidRPr="00C9788E" w:rsidDel="00FE50D1">
          <w:rPr>
            <w:rFonts w:ascii="Times New Roman" w:hAnsi="Times New Roman" w:cs="Times New Roman"/>
          </w:rPr>
          <w:delText xml:space="preserve">. </w:delText>
        </w:r>
      </w:del>
    </w:p>
    <w:p w14:paraId="0FAE7FFA" w14:textId="77777777" w:rsidR="00FE50D1" w:rsidRDefault="00FE50D1" w:rsidP="00FE50D1">
      <w:pPr>
        <w:shd w:val="clear" w:color="auto" w:fill="FFFFFF"/>
        <w:jc w:val="both"/>
        <w:rPr>
          <w:ins w:id="111" w:author="Shi, Weilun (IFPRI)" w:date="2026-09-16T11:58:00Z" w16du:dateUtc="2026-09-16T15:58:00Z"/>
          <w:rFonts w:ascii="Times New Roman" w:hAnsi="Times New Roman" w:cs="Times New Roman"/>
        </w:rPr>
      </w:pPr>
      <w:ins w:id="112" w:author="Shi, Weilun (IFPRI)" w:date="2026-09-16T11:58:00Z" w16du:dateUtc="2026-09-16T15:58:00Z">
        <w:r w:rsidRPr="004A5BA4">
          <w:rPr>
            <w:rFonts w:ascii="Times New Roman" w:hAnsi="Times New Roman" w:cs="Times New Roman"/>
          </w:rPr>
          <w:t>We conduct two additional experiments to assess the sensitivity of the results to alternative missing-data treatments.</w:t>
        </w:r>
        <w:r w:rsidRPr="00C9788E">
          <w:rPr>
            <w:rFonts w:ascii="Times New Roman" w:hAnsi="Times New Roman" w:cs="Times New Roman"/>
          </w:rPr>
          <w:t xml:space="preserve">. </w:t>
        </w:r>
        <w:r w:rsidRPr="00020EFC">
          <w:rPr>
            <w:rFonts w:ascii="Times New Roman" w:hAnsi="Times New Roman" w:cs="Times New Roman"/>
          </w:rPr>
          <w:t xml:space="preserve">First, we re-estimate the OLS and ordered probit benchmarks after adding a binary missingness indicator for each predictor. For example, with </w:t>
        </w:r>
      </w:ins>
      <m:oMath>
        <m:r>
          <w:ins w:id="113" w:author="Shi, Weilun (IFPRI)" w:date="2026-09-16T11:58:00Z" w16du:dateUtc="2026-09-16T15:58:00Z">
            <w:rPr>
              <w:rFonts w:ascii="Cambria Math" w:hAnsi="Cambria Math" w:cs="Times New Roman"/>
            </w:rPr>
            <m:t>K</m:t>
          </w:ins>
        </m:r>
      </m:oMath>
      <w:ins w:id="114" w:author="Shi, Weilun (IFPRI)" w:date="2026-09-16T11:58:00Z" w16du:dateUtc="2026-09-16T15:58:00Z">
        <w:r w:rsidRPr="00020EFC">
          <w:rPr>
            <w:rFonts w:ascii="Times New Roman" w:hAnsi="Times New Roman" w:cs="Times New Roman"/>
          </w:rPr>
          <w:t xml:space="preserve">features and </w:t>
        </w:r>
      </w:ins>
      <m:oMath>
        <m:r>
          <w:ins w:id="115" w:author="Shi, Weilun (IFPRI)" w:date="2026-09-16T11:58:00Z" w16du:dateUtc="2026-09-16T15:58:00Z">
            <w:rPr>
              <w:rFonts w:ascii="Cambria Math" w:hAnsi="Cambria Math" w:cs="Times New Roman"/>
            </w:rPr>
            <m:t>N</m:t>
          </w:ins>
        </m:r>
      </m:oMath>
      <w:ins w:id="116" w:author="Shi, Weilun (IFPRI)" w:date="2026-09-16T11:58:00Z" w16du:dateUtc="2026-09-16T15:58:00Z">
        <w:r w:rsidRPr="00020EFC">
          <w:rPr>
            <w:rFonts w:ascii="Times New Roman" w:hAnsi="Times New Roman" w:cs="Times New Roman"/>
          </w:rPr>
          <w:t xml:space="preserve">observations, we add an </w:t>
        </w:r>
      </w:ins>
      <m:oMath>
        <m:r>
          <w:ins w:id="117" w:author="Shi, Weilun (IFPRI)" w:date="2026-09-16T11:58:00Z" w16du:dateUtc="2026-09-16T15:58:00Z">
            <w:rPr>
              <w:rFonts w:ascii="Cambria Math" w:hAnsi="Cambria Math" w:cs="Times New Roman"/>
            </w:rPr>
            <m:t>N×K</m:t>
          </w:ins>
        </m:r>
      </m:oMath>
      <w:ins w:id="118" w:author="Shi, Weilun (IFPRI)" w:date="2026-09-16T11:58:00Z" w16du:dateUtc="2026-09-16T15:58:00Z">
        <w:r w:rsidRPr="00020EFC">
          <w:rPr>
            <w:rFonts w:ascii="Times New Roman" w:hAnsi="Times New Roman" w:cs="Times New Roman"/>
          </w:rPr>
          <w:t xml:space="preserve">indicator matrix showing which feature is missing for each observation. We then compare these results with the native XGBoost model, which uses its </w:t>
        </w:r>
        <w:r>
          <w:rPr>
            <w:rFonts w:ascii="Times New Roman" w:hAnsi="Times New Roman" w:cs="Times New Roman"/>
          </w:rPr>
          <w:t>native</w:t>
        </w:r>
        <w:r w:rsidRPr="00020EFC">
          <w:rPr>
            <w:rFonts w:ascii="Times New Roman" w:hAnsi="Times New Roman" w:cs="Times New Roman"/>
          </w:rPr>
          <w:t xml:space="preserve"> missing-value handling without additional missingness indicators</w:t>
        </w:r>
        <w:del w:id="119" w:author="Liu, Yanyan (IFPRI)" w:date="2026-09-10T11:49:00Z" w16du:dateUtc="2026-09-10T15:49:00Z">
          <w:r w:rsidRPr="00020EFC" w:rsidDel="004A5BA4">
            <w:rPr>
              <w:rFonts w:ascii="Times New Roman" w:hAnsi="Times New Roman" w:cs="Times New Roman"/>
            </w:rPr>
            <w:delText>.</w:delText>
          </w:r>
        </w:del>
        <w:r w:rsidRPr="00C9788E">
          <w:rPr>
            <w:rFonts w:ascii="Times New Roman" w:hAnsi="Times New Roman" w:cs="Times New Roman"/>
          </w:rPr>
          <w:t>; these results are reported in Panels D and E</w:t>
        </w:r>
        <w:r>
          <w:rPr>
            <w:rFonts w:ascii="Times New Roman" w:hAnsi="Times New Roman" w:cs="Times New Roman"/>
          </w:rPr>
          <w:t xml:space="preserve"> </w:t>
        </w:r>
        <w:r w:rsidRPr="004A5BA4">
          <w:t xml:space="preserve"> </w:t>
        </w:r>
        <w:r w:rsidRPr="004A5BA4">
          <w:rPr>
            <w:rFonts w:ascii="Times New Roman" w:hAnsi="Times New Roman" w:cs="Times New Roman"/>
          </w:rPr>
          <w:t>of SI Supplementary Table 1</w:t>
        </w:r>
        <w:r w:rsidRPr="00C9788E">
          <w:rPr>
            <w:rFonts w:ascii="Times New Roman" w:hAnsi="Times New Roman" w:cs="Times New Roman"/>
          </w:rPr>
          <w:t>. Second, we repeat the</w:t>
        </w:r>
        <w:r>
          <w:rPr>
            <w:rFonts w:ascii="Times New Roman" w:hAnsi="Times New Roman" w:cs="Times New Roman"/>
          </w:rPr>
          <w:t xml:space="preserve"> </w:t>
        </w:r>
        <w:r w:rsidRPr="00C9788E">
          <w:rPr>
            <w:rFonts w:ascii="Times New Roman" w:hAnsi="Times New Roman" w:cs="Times New Roman"/>
          </w:rPr>
          <w:t>model comparisons after excluding the 10% most-missing predictors and, separately,</w:t>
        </w:r>
        <w:r>
          <w:rPr>
            <w:rFonts w:ascii="Times New Roman" w:hAnsi="Times New Roman" w:cs="Times New Roman"/>
          </w:rPr>
          <w:t xml:space="preserve"> </w:t>
        </w:r>
        <w:r w:rsidRPr="00C9788E">
          <w:rPr>
            <w:rFonts w:ascii="Times New Roman" w:hAnsi="Times New Roman" w:cs="Times New Roman"/>
          </w:rPr>
          <w:t>the three countries with the highest missingness rates. These results are reported in</w:t>
        </w:r>
        <w:r>
          <w:rPr>
            <w:rFonts w:ascii="Times New Roman" w:hAnsi="Times New Roman" w:cs="Times New Roman"/>
          </w:rPr>
          <w:t xml:space="preserve"> </w:t>
        </w:r>
        <w:r w:rsidRPr="00C9788E">
          <w:rPr>
            <w:rFonts w:ascii="Times New Roman" w:hAnsi="Times New Roman" w:cs="Times New Roman"/>
          </w:rPr>
          <w:t>Panels F–I, with the corresponding ML results shown in Panels L and M of S</w:t>
        </w:r>
        <w:r>
          <w:rPr>
            <w:rFonts w:ascii="Times New Roman" w:hAnsi="Times New Roman" w:cs="Times New Roman"/>
          </w:rPr>
          <w:t>upplementary</w:t>
        </w:r>
        <w:r w:rsidRPr="00C9788E">
          <w:rPr>
            <w:rFonts w:ascii="Times New Roman" w:hAnsi="Times New Roman" w:cs="Times New Roman"/>
          </w:rPr>
          <w:t xml:space="preserve"> Table 1.</w:t>
        </w:r>
        <w:r>
          <w:rPr>
            <w:rFonts w:ascii="Times New Roman" w:hAnsi="Times New Roman" w:cs="Times New Roman"/>
          </w:rPr>
          <w:t xml:space="preserve"> </w:t>
        </w:r>
        <w:r w:rsidRPr="00C9788E">
          <w:rPr>
            <w:rFonts w:ascii="Times New Roman" w:hAnsi="Times New Roman" w:cs="Times New Roman"/>
          </w:rPr>
          <w:t>The comparative ranking of the models</w:t>
        </w:r>
        <w:r>
          <w:rPr>
            <w:rFonts w:ascii="Times New Roman" w:hAnsi="Times New Roman" w:cs="Times New Roman"/>
          </w:rPr>
          <w:t xml:space="preserve"> </w:t>
        </w:r>
        <w:r w:rsidRPr="00C9788E">
          <w:rPr>
            <w:rFonts w:ascii="Times New Roman" w:hAnsi="Times New Roman" w:cs="Times New Roman"/>
          </w:rPr>
          <w:t xml:space="preserve">remains unchanged across the alternative missing-data treatments. </w:t>
        </w:r>
      </w:ins>
    </w:p>
    <w:p w14:paraId="754817DD" w14:textId="5517DE0D" w:rsidR="003F48B8" w:rsidDel="00FE50D1" w:rsidRDefault="00C9788E" w:rsidP="00383EB2">
      <w:pPr>
        <w:shd w:val="clear" w:color="auto" w:fill="FFFFFF"/>
        <w:jc w:val="both"/>
        <w:rPr>
          <w:del w:id="120" w:author="Shi, Weilun (IFPRI)" w:date="2026-09-16T11:58:00Z" w16du:dateUtc="2026-09-16T15:58:00Z"/>
          <w:rFonts w:ascii="Times New Roman" w:hAnsi="Times New Roman" w:cs="Times New Roman"/>
        </w:rPr>
      </w:pPr>
      <w:del w:id="121" w:author="Shi, Weilun (IFPRI)" w:date="2026-09-16T11:58:00Z" w16du:dateUtc="2026-09-16T15:58:00Z">
        <w:r w:rsidRPr="00C9788E" w:rsidDel="00FE50D1">
          <w:rPr>
            <w:rFonts w:ascii="Times New Roman" w:hAnsi="Times New Roman" w:cs="Times New Roman"/>
          </w:rPr>
          <w:delText xml:space="preserve">We conduct two additional </w:delText>
        </w:r>
        <w:r w:rsidR="0093537B" w:rsidDel="00FE50D1">
          <w:rPr>
            <w:rFonts w:ascii="Times New Roman" w:hAnsi="Times New Roman" w:cs="Times New Roman"/>
          </w:rPr>
          <w:delText xml:space="preserve">experimemts with alternative designs to better understand the effects of </w:delText>
        </w:r>
        <w:r w:rsidRPr="00C9788E" w:rsidDel="00FE50D1">
          <w:rPr>
            <w:rFonts w:ascii="Times New Roman" w:hAnsi="Times New Roman" w:cs="Times New Roman"/>
          </w:rPr>
          <w:delText xml:space="preserve">missing-data </w:delText>
        </w:r>
        <w:r w:rsidR="0093537B" w:rsidDel="00FE50D1">
          <w:rPr>
            <w:rFonts w:ascii="Times New Roman" w:hAnsi="Times New Roman" w:cs="Times New Roman"/>
          </w:rPr>
          <w:delText>treatment</w:delText>
        </w:r>
        <w:r w:rsidRPr="00C9788E" w:rsidDel="00FE50D1">
          <w:rPr>
            <w:rFonts w:ascii="Times New Roman" w:hAnsi="Times New Roman" w:cs="Times New Roman"/>
          </w:rPr>
          <w:delText xml:space="preserve">. </w:delText>
        </w:r>
      </w:del>
      <w:del w:id="122" w:author="Shi, Weilun (IFPRI)" w:date="2026-09-09T20:38:00Z" w16du:dateUtc="2026-09-10T00:38:00Z">
        <w:r w:rsidRPr="00C9788E" w:rsidDel="00020EFC">
          <w:rPr>
            <w:rFonts w:ascii="Times New Roman" w:hAnsi="Times New Roman" w:cs="Times New Roman"/>
          </w:rPr>
          <w:delText xml:space="preserve">First, we </w:delText>
        </w:r>
        <w:commentRangeStart w:id="123"/>
        <w:commentRangeStart w:id="124"/>
        <w:r w:rsidRPr="00C9788E" w:rsidDel="00020EFC">
          <w:rPr>
            <w:rFonts w:ascii="Times New Roman" w:hAnsi="Times New Roman" w:cs="Times New Roman"/>
          </w:rPr>
          <w:delText>re-estimate</w:delText>
        </w:r>
        <w:r w:rsidR="00B71517" w:rsidDel="00020EFC">
          <w:rPr>
            <w:rFonts w:ascii="Times New Roman" w:hAnsi="Times New Roman" w:cs="Times New Roman"/>
          </w:rPr>
          <w:delText xml:space="preserve"> </w:delText>
        </w:r>
        <w:r w:rsidRPr="00C9788E" w:rsidDel="00020EFC">
          <w:rPr>
            <w:rFonts w:ascii="Times New Roman" w:hAnsi="Times New Roman" w:cs="Times New Roman"/>
          </w:rPr>
          <w:delText>the OLS and ordered probit benchmarks after adding a binary missingness indicator</w:delText>
        </w:r>
        <w:r w:rsidR="00B71517" w:rsidDel="00020EFC">
          <w:rPr>
            <w:rFonts w:ascii="Times New Roman" w:hAnsi="Times New Roman" w:cs="Times New Roman"/>
          </w:rPr>
          <w:delText xml:space="preserve"> </w:delText>
        </w:r>
        <w:r w:rsidRPr="00C9788E" w:rsidDel="00020EFC">
          <w:rPr>
            <w:rFonts w:ascii="Times New Roman" w:hAnsi="Times New Roman" w:cs="Times New Roman"/>
          </w:rPr>
          <w:delText>for each predictor</w:delText>
        </w:r>
        <w:commentRangeEnd w:id="123"/>
        <w:r w:rsidR="00020EFC" w:rsidRPr="00C9788E" w:rsidDel="00020EFC">
          <w:rPr>
            <w:rStyle w:val="CommentReference"/>
            <w:rFonts w:ascii="Times New Roman" w:hAnsi="Times New Roman" w:cs="Times New Roman"/>
            <w:sz w:val="24"/>
            <w:szCs w:val="24"/>
          </w:rPr>
          <w:commentReference w:id="123"/>
        </w:r>
        <w:commentRangeEnd w:id="124"/>
        <w:r w:rsidR="00020EFC" w:rsidRPr="00C9788E" w:rsidDel="00020EFC">
          <w:rPr>
            <w:rStyle w:val="CommentReference"/>
            <w:rFonts w:ascii="Times New Roman" w:hAnsi="Times New Roman" w:cs="Times New Roman"/>
            <w:sz w:val="24"/>
            <w:szCs w:val="24"/>
          </w:rPr>
          <w:commentReference w:id="124"/>
        </w:r>
      </w:del>
      <w:del w:id="125" w:author="Shi, Weilun (IFPRI)" w:date="2026-09-16T11:58:00Z" w16du:dateUtc="2026-09-16T15:58:00Z">
        <w:r w:rsidRPr="00C9788E" w:rsidDel="00FE50D1">
          <w:rPr>
            <w:rFonts w:ascii="Times New Roman" w:hAnsi="Times New Roman" w:cs="Times New Roman"/>
          </w:rPr>
          <w:delText>; these results are reported in Panels D and E. Second, we repeat the</w:delText>
        </w:r>
        <w:r w:rsidR="00B71517" w:rsidDel="00FE50D1">
          <w:rPr>
            <w:rFonts w:ascii="Times New Roman" w:hAnsi="Times New Roman" w:cs="Times New Roman"/>
          </w:rPr>
          <w:delText xml:space="preserve"> </w:delText>
        </w:r>
        <w:r w:rsidRPr="00C9788E" w:rsidDel="00FE50D1">
          <w:rPr>
            <w:rFonts w:ascii="Times New Roman" w:hAnsi="Times New Roman" w:cs="Times New Roman"/>
          </w:rPr>
          <w:delText>model comparisons after excluding the 10% most-missing predictors and, separately,</w:delText>
        </w:r>
        <w:r w:rsidR="00B71517" w:rsidDel="00FE50D1">
          <w:rPr>
            <w:rFonts w:ascii="Times New Roman" w:hAnsi="Times New Roman" w:cs="Times New Roman"/>
          </w:rPr>
          <w:delText xml:space="preserve"> </w:delText>
        </w:r>
        <w:r w:rsidRPr="00C9788E" w:rsidDel="00FE50D1">
          <w:rPr>
            <w:rFonts w:ascii="Times New Roman" w:hAnsi="Times New Roman" w:cs="Times New Roman"/>
          </w:rPr>
          <w:delText>the three countries with the highest missingness rates. These results are reported in</w:delText>
        </w:r>
        <w:r w:rsidR="00B71517" w:rsidDel="00FE50D1">
          <w:rPr>
            <w:rFonts w:ascii="Times New Roman" w:hAnsi="Times New Roman" w:cs="Times New Roman"/>
          </w:rPr>
          <w:delText xml:space="preserve"> </w:delText>
        </w:r>
        <w:r w:rsidRPr="00C9788E" w:rsidDel="00FE50D1">
          <w:rPr>
            <w:rFonts w:ascii="Times New Roman" w:hAnsi="Times New Roman" w:cs="Times New Roman"/>
          </w:rPr>
          <w:delText>Panels F–I, with the corresponding ML results shown in Panels L and M of SI Table 1.</w:delText>
        </w:r>
        <w:r w:rsidR="00B71517" w:rsidDel="00FE50D1">
          <w:rPr>
            <w:rFonts w:ascii="Times New Roman" w:hAnsi="Times New Roman" w:cs="Times New Roman"/>
          </w:rPr>
          <w:delText xml:space="preserve"> </w:delText>
        </w:r>
        <w:r w:rsidRPr="00C9788E" w:rsidDel="00FE50D1">
          <w:rPr>
            <w:rFonts w:ascii="Times New Roman" w:hAnsi="Times New Roman" w:cs="Times New Roman"/>
          </w:rPr>
          <w:delText>The comparative ranking of the models</w:delText>
        </w:r>
        <w:r w:rsidR="00B71517" w:rsidDel="00FE50D1">
          <w:rPr>
            <w:rFonts w:ascii="Times New Roman" w:hAnsi="Times New Roman" w:cs="Times New Roman"/>
          </w:rPr>
          <w:delText xml:space="preserve"> </w:delText>
        </w:r>
        <w:r w:rsidRPr="00C9788E" w:rsidDel="00FE50D1">
          <w:rPr>
            <w:rFonts w:ascii="Times New Roman" w:hAnsi="Times New Roman" w:cs="Times New Roman"/>
          </w:rPr>
          <w:delText xml:space="preserve">remains unchanged across the alternative missing-data treatments. </w:delText>
        </w:r>
      </w:del>
    </w:p>
    <w:p w14:paraId="4519471F" w14:textId="3F0D4EBF" w:rsidR="00DB62C0" w:rsidRDefault="00C62690" w:rsidP="00383EB2">
      <w:pPr>
        <w:shd w:val="clear" w:color="auto" w:fill="FFFFFF"/>
        <w:jc w:val="both"/>
        <w:rPr>
          <w:rFonts w:ascii="Times New Roman" w:hAnsi="Times New Roman"/>
          <w:b/>
          <w:sz w:val="20"/>
          <w:szCs w:val="20"/>
        </w:rPr>
      </w:pPr>
      <w:r w:rsidRPr="00C62690">
        <w:rPr>
          <w:rFonts w:ascii="Times New Roman" w:hAnsi="Times New Roman" w:cs="Times New Roman"/>
        </w:rPr>
        <w:t xml:space="preserve">We have included the discussion of missing values and the additional missing-data </w:t>
      </w:r>
      <w:r w:rsidR="0093537B">
        <w:rPr>
          <w:rFonts w:ascii="Times New Roman" w:hAnsi="Times New Roman" w:cs="Times New Roman"/>
        </w:rPr>
        <w:t>evaluations</w:t>
      </w:r>
      <w:r w:rsidRPr="00C62690">
        <w:rPr>
          <w:rFonts w:ascii="Times New Roman" w:hAnsi="Times New Roman" w:cs="Times New Roman"/>
        </w:rPr>
        <w:t xml:space="preserve"> in the newly added subsection, ‘Model Performance Relative to Simple Baselines,’ in the Results section</w:t>
      </w:r>
      <w:r>
        <w:rPr>
          <w:rFonts w:ascii="Times New Roman" w:hAnsi="Times New Roman" w:cs="Times New Roman"/>
        </w:rPr>
        <w:t>.</w:t>
      </w:r>
    </w:p>
    <w:p w14:paraId="641A8163" w14:textId="134DD321" w:rsidR="00822FE8" w:rsidRDefault="00822FE8" w:rsidP="00383EB2">
      <w:pPr>
        <w:pStyle w:val="Default"/>
        <w:spacing w:after="160" w:line="278" w:lineRule="auto"/>
        <w:jc w:val="both"/>
        <w:rPr>
          <w:rFonts w:cstheme="minorBidi"/>
          <w:color w:val="auto"/>
          <w:kern w:val="2"/>
        </w:rPr>
      </w:pPr>
      <w:r w:rsidRPr="00822FE8">
        <w:rPr>
          <w:rFonts w:cstheme="minorBidi"/>
          <w:color w:val="auto"/>
          <w:kern w:val="2"/>
        </w:rPr>
        <w:t>We again thank the reviewer for the constructive feedback. These comments, together with those from the other referee, have significantly strengthened both the analysis and its interpretation. We have worked hard to address each concern and hope that the revisions satisfactorily resolve the issues raised.</w:t>
      </w:r>
    </w:p>
    <w:p w14:paraId="18A24602" w14:textId="77777777" w:rsidR="00822FE8" w:rsidRDefault="00822FE8" w:rsidP="00383EB2">
      <w:pPr>
        <w:pStyle w:val="Default"/>
        <w:spacing w:after="160" w:line="278" w:lineRule="auto"/>
        <w:jc w:val="both"/>
      </w:pPr>
    </w:p>
    <w:p w14:paraId="6B091890" w14:textId="2A9869A5" w:rsidR="00E44F1E" w:rsidRPr="00FE6F2B" w:rsidRDefault="00E44F1E" w:rsidP="00383EB2">
      <w:pPr>
        <w:pStyle w:val="Default"/>
        <w:spacing w:after="160" w:line="278" w:lineRule="auto"/>
        <w:jc w:val="both"/>
      </w:pPr>
      <w:r w:rsidRPr="00FE6F2B">
        <w:t xml:space="preserve">Yours sincerely, </w:t>
      </w:r>
    </w:p>
    <w:p w14:paraId="4073E996" w14:textId="56F8832D" w:rsidR="00337C0A" w:rsidRPr="00FE6F2B" w:rsidRDefault="00E44F1E" w:rsidP="00383EB2">
      <w:pPr>
        <w:jc w:val="both"/>
        <w:rPr>
          <w:rFonts w:ascii="Times New Roman" w:hAnsi="Times New Roman" w:cs="Times New Roman"/>
        </w:rPr>
      </w:pPr>
      <w:r w:rsidRPr="00FE6F2B">
        <w:rPr>
          <w:rFonts w:ascii="Times New Roman" w:hAnsi="Times New Roman" w:cs="Times New Roman"/>
        </w:rPr>
        <w:t xml:space="preserve">Weilun Shi, </w:t>
      </w:r>
      <w:r w:rsidR="004B4850" w:rsidRPr="00FE6F2B">
        <w:rPr>
          <w:rFonts w:ascii="Times New Roman" w:hAnsi="Times New Roman" w:cs="Times New Roman"/>
        </w:rPr>
        <w:t>Rob Vos, Miguel Almanzar, Yiqun Xie, Soonho Kim</w:t>
      </w:r>
      <w:r w:rsidR="009D1607" w:rsidRPr="00FE6F2B">
        <w:rPr>
          <w:rFonts w:ascii="Times New Roman" w:hAnsi="Times New Roman" w:cs="Times New Roman"/>
        </w:rPr>
        <w:t xml:space="preserve">, and Yanyan Liu </w:t>
      </w:r>
    </w:p>
    <w:sectPr w:rsidR="00337C0A" w:rsidRPr="00FE6F2B">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Yiqun Xie" w:date="2026-09-09T14:59:00Z" w:initials="YX">
    <w:p w14:paraId="3D23D79A" w14:textId="77777777" w:rsidR="00A568A3" w:rsidRDefault="00A568A3" w:rsidP="00A568A3">
      <w:pPr>
        <w:pStyle w:val="CommentText"/>
      </w:pPr>
      <w:r>
        <w:rPr>
          <w:rStyle w:val="CommentReference"/>
        </w:rPr>
        <w:annotationRef/>
      </w:r>
      <w:r>
        <w:t>This may be confusing. Clarification will help to show why we first do split at 3, and then do it for the two sides.</w:t>
      </w:r>
    </w:p>
  </w:comment>
  <w:comment w:id="48" w:author="Shi, Weilun (IFPRI)" w:date="2026-09-09T20:19:00Z" w:initials="WS">
    <w:p w14:paraId="4731676E" w14:textId="77777777" w:rsidR="005B4A93" w:rsidRDefault="005B4A93" w:rsidP="005B4A93">
      <w:pPr>
        <w:pStyle w:val="CommentText"/>
      </w:pPr>
      <w:r>
        <w:rPr>
          <w:rStyle w:val="CommentReference"/>
        </w:rPr>
        <w:annotationRef/>
      </w:r>
      <w:r>
        <w:t>addressed</w:t>
      </w:r>
    </w:p>
  </w:comment>
  <w:comment w:id="52" w:author="Yiqun Xie" w:date="2026-09-09T15:04:00Z" w:initials="YX">
    <w:p w14:paraId="5060E722" w14:textId="77777777" w:rsidR="00A568A3" w:rsidRDefault="00A568A3" w:rsidP="00A568A3">
      <w:pPr>
        <w:pStyle w:val="CommentText"/>
      </w:pPr>
      <w:r>
        <w:rPr>
          <w:rStyle w:val="CommentReference"/>
        </w:rPr>
        <w:annotationRef/>
      </w:r>
      <w:r>
        <w:t>This should be fine but sounds exhaustive. Please quickly check with AI to see if this is the standard approach. There are likely more efficient optimization where you move along the grid dimensions for the search to skip full enumeration. But since you have done it, it should be fine.</w:t>
      </w:r>
    </w:p>
  </w:comment>
  <w:comment w:id="53" w:author="Shi, Weilun (IFPRI)" w:date="2026-09-09T20:17:00Z" w:initials="WS">
    <w:p w14:paraId="629F96EA" w14:textId="77777777" w:rsidR="005B4A93" w:rsidRDefault="005B4A93" w:rsidP="005B4A93">
      <w:pPr>
        <w:pStyle w:val="CommentText"/>
      </w:pPr>
      <w:r>
        <w:rPr>
          <w:rStyle w:val="CommentReference"/>
        </w:rPr>
        <w:annotationRef/>
      </w:r>
      <w:r>
        <w:t>Yes there should be more efficient approach. But we already did grid search at that time.</w:t>
      </w:r>
    </w:p>
  </w:comment>
  <w:comment w:id="56" w:author="Yiqun Xie" w:date="2026-09-09T15:18:00Z" w:initials="YX">
    <w:p w14:paraId="255E999D" w14:textId="77777777" w:rsidR="00834317" w:rsidRDefault="00834317" w:rsidP="00834317">
      <w:pPr>
        <w:pStyle w:val="CommentText"/>
      </w:pPr>
      <w:r>
        <w:rPr>
          <w:rStyle w:val="CommentReference"/>
        </w:rPr>
        <w:annotationRef/>
      </w:r>
      <w:r>
        <w:t>Important to clarify that this is not done for hyperparameter tuning and only evaluation, so there is no leakage of evaluation data</w:t>
      </w:r>
    </w:p>
  </w:comment>
  <w:comment w:id="57" w:author="Shi, Weilun (IFPRI)" w:date="2026-09-09T20:23:00Z" w:initials="WS">
    <w:p w14:paraId="3A76452C" w14:textId="77777777" w:rsidR="005B5368" w:rsidRDefault="005B5368" w:rsidP="005B5368">
      <w:pPr>
        <w:pStyle w:val="CommentText"/>
      </w:pPr>
      <w:r>
        <w:rPr>
          <w:rStyle w:val="CommentReference"/>
        </w:rPr>
        <w:annotationRef/>
      </w:r>
      <w:r>
        <w:t>addressed</w:t>
      </w:r>
    </w:p>
  </w:comment>
  <w:comment w:id="54" w:author="Liu, Yanyan (IFPRI)" w:date="2026-09-05T20:54:00Z" w:initials="YL">
    <w:p w14:paraId="362B4E59" w14:textId="77777777" w:rsidR="00062B63" w:rsidRDefault="00062B63" w:rsidP="00062B63">
      <w:pPr>
        <w:pStyle w:val="CommentText"/>
      </w:pPr>
      <w:r>
        <w:rPr>
          <w:rStyle w:val="CommentReference"/>
        </w:rPr>
        <w:annotationRef/>
      </w:r>
      <w:r>
        <w:t>Weilun, Please check if my revision is correct.</w:t>
      </w:r>
    </w:p>
  </w:comment>
  <w:comment w:id="55" w:author="Shi, Weilun (IFPRI)" w:date="2026-09-09T20:20:00Z" w:initials="WS">
    <w:p w14:paraId="6E8BFC1E" w14:textId="77777777" w:rsidR="005B4A93" w:rsidRDefault="005B4A93" w:rsidP="005B4A93">
      <w:pPr>
        <w:pStyle w:val="CommentText"/>
      </w:pPr>
      <w:r>
        <w:rPr>
          <w:rStyle w:val="CommentReference"/>
        </w:rPr>
        <w:annotationRef/>
      </w:r>
      <w:r>
        <w:t>This is correct</w:t>
      </w:r>
    </w:p>
  </w:comment>
  <w:comment w:id="67" w:author="Yiqun Xie" w:date="2026-09-09T15:18:00Z" w:initials="YX">
    <w:p w14:paraId="195E1B27" w14:textId="77777777" w:rsidR="00834317" w:rsidRDefault="00834317" w:rsidP="00834317">
      <w:pPr>
        <w:pStyle w:val="CommentText"/>
      </w:pPr>
      <w:r>
        <w:rPr>
          <w:rStyle w:val="CommentReference"/>
        </w:rPr>
        <w:annotationRef/>
      </w:r>
      <w:r>
        <w:t>Include explanation on this.</w:t>
      </w:r>
    </w:p>
  </w:comment>
  <w:comment w:id="68" w:author="Shi, Weilun (IFPRI)" w:date="2026-09-09T20:26:00Z" w:initials="WS">
    <w:p w14:paraId="42B886AE" w14:textId="77777777" w:rsidR="005B5368" w:rsidRDefault="005B5368" w:rsidP="005B5368">
      <w:pPr>
        <w:pStyle w:val="CommentText"/>
      </w:pPr>
      <w:r>
        <w:rPr>
          <w:rStyle w:val="CommentReference"/>
        </w:rPr>
        <w:annotationRef/>
      </w:r>
      <w:r>
        <w:t>addressed</w:t>
      </w:r>
    </w:p>
  </w:comment>
  <w:comment w:id="79" w:author="Yiqun Xie" w:date="2026-09-09T15:21:00Z" w:initials="YX">
    <w:p w14:paraId="311C58AE" w14:textId="77777777" w:rsidR="00834317" w:rsidRDefault="00834317" w:rsidP="00834317">
      <w:pPr>
        <w:pStyle w:val="CommentText"/>
      </w:pPr>
      <w:r>
        <w:rPr>
          <w:rStyle w:val="CommentReference"/>
        </w:rPr>
        <w:annotationRef/>
      </w:r>
      <w:r>
        <w:t>This discussion seems to be mixed up and feels a bit confusing. Will be better to separate these into three bullet points or short paragraphs, where each dedicate to one setting.</w:t>
      </w:r>
    </w:p>
  </w:comment>
  <w:comment w:id="80" w:author="Shi, Weilun (IFPRI)" w:date="2026-09-09T20:32:00Z" w:initials="WS">
    <w:p w14:paraId="7140F7DF" w14:textId="77777777" w:rsidR="005B5368" w:rsidRDefault="005B5368" w:rsidP="005B5368">
      <w:pPr>
        <w:pStyle w:val="CommentText"/>
      </w:pPr>
      <w:r>
        <w:rPr>
          <w:rStyle w:val="CommentReference"/>
        </w:rPr>
        <w:annotationRef/>
      </w:r>
      <w:r>
        <w:t>addressed</w:t>
      </w:r>
    </w:p>
  </w:comment>
  <w:comment w:id="84" w:author="Yiqun Xie" w:date="2026-09-09T15:21:00Z" w:initials="YX">
    <w:p w14:paraId="40104C70" w14:textId="77777777" w:rsidR="00834317" w:rsidRDefault="00834317" w:rsidP="00834317">
      <w:pPr>
        <w:pStyle w:val="CommentText"/>
      </w:pPr>
      <w:r>
        <w:rPr>
          <w:rStyle w:val="CommentReference"/>
        </w:rPr>
        <w:annotationRef/>
      </w:r>
      <w:r>
        <w:t>Clarify which library.</w:t>
      </w:r>
    </w:p>
  </w:comment>
  <w:comment w:id="85" w:author="Shi, Weilun (IFPRI)" w:date="2026-09-09T20:29:00Z" w:initials="WS">
    <w:p w14:paraId="3C1F549F" w14:textId="77777777" w:rsidR="005B5368" w:rsidRDefault="005B5368" w:rsidP="005B5368">
      <w:pPr>
        <w:pStyle w:val="CommentText"/>
      </w:pPr>
      <w:r>
        <w:rPr>
          <w:rStyle w:val="CommentReference"/>
        </w:rPr>
        <w:annotationRef/>
      </w:r>
      <w:r>
        <w:t>addressed</w:t>
      </w:r>
    </w:p>
  </w:comment>
  <w:comment w:id="89" w:author="Yiqun Xie" w:date="2026-09-09T15:23:00Z" w:initials="YX">
    <w:p w14:paraId="4E2706EC" w14:textId="77777777" w:rsidR="00834317" w:rsidRDefault="00834317" w:rsidP="00834317">
      <w:pPr>
        <w:pStyle w:val="CommentText"/>
      </w:pPr>
      <w:r>
        <w:rPr>
          <w:rStyle w:val="CommentReference"/>
        </w:rPr>
        <w:annotationRef/>
      </w:r>
      <w:r>
        <w:t>If the code has been released probably highlight that all settings are released as part of the publicly shared code repo.</w:t>
      </w:r>
    </w:p>
  </w:comment>
  <w:comment w:id="90" w:author="Shi, Weilun (IFPRI)" w:date="2026-09-09T20:29:00Z" w:initials="WS">
    <w:p w14:paraId="07625177" w14:textId="77777777" w:rsidR="005B5368" w:rsidRDefault="005B5368" w:rsidP="005B5368">
      <w:pPr>
        <w:pStyle w:val="CommentText"/>
      </w:pPr>
      <w:r>
        <w:rPr>
          <w:rStyle w:val="CommentReference"/>
        </w:rPr>
        <w:annotationRef/>
      </w:r>
      <w:r>
        <w:t>addressed</w:t>
      </w:r>
    </w:p>
  </w:comment>
  <w:comment w:id="97" w:author="Yiqun Xie" w:date="2026-09-09T15:29:00Z" w:initials="YX">
    <w:p w14:paraId="02FE439C" w14:textId="77777777" w:rsidR="002261B4" w:rsidRDefault="002261B4" w:rsidP="002261B4">
      <w:pPr>
        <w:pStyle w:val="CommentText"/>
      </w:pPr>
      <w:r>
        <w:rPr>
          <w:rStyle w:val="CommentReference"/>
        </w:rPr>
        <w:annotationRef/>
      </w:r>
      <w:r>
        <w:t>Not sure what this means, so additional clarification is needed.</w:t>
      </w:r>
    </w:p>
  </w:comment>
  <w:comment w:id="98" w:author="Shi, Weilun (IFPRI)" w:date="2026-09-09T20:33:00Z" w:initials="WS">
    <w:p w14:paraId="213CAECF" w14:textId="77777777" w:rsidR="00020EFC" w:rsidRDefault="00020EFC" w:rsidP="00020EFC">
      <w:pPr>
        <w:pStyle w:val="CommentText"/>
      </w:pPr>
      <w:r>
        <w:rPr>
          <w:rStyle w:val="CommentReference"/>
        </w:rPr>
        <w:annotationRef/>
      </w:r>
      <w:r>
        <w:t>explained</w:t>
      </w:r>
    </w:p>
  </w:comment>
  <w:comment w:id="104" w:author="Yiqun Xie" w:date="2026-09-09T15:31:00Z" w:initials="YX">
    <w:p w14:paraId="29EBF197" w14:textId="77777777" w:rsidR="002261B4" w:rsidRDefault="002261B4" w:rsidP="002261B4">
      <w:pPr>
        <w:pStyle w:val="CommentText"/>
      </w:pPr>
      <w:r>
        <w:rPr>
          <w:rStyle w:val="CommentReference"/>
        </w:rPr>
        <w:annotationRef/>
      </w:r>
      <w:r>
        <w:t>Not sure if this means we did not use these models? If comparison is desired, probably say “compared with other approaches such as ...” but I don’t feel this is necessary as the reviewer did not seem to ask questions on this?</w:t>
      </w:r>
    </w:p>
  </w:comment>
  <w:comment w:id="105" w:author="Shi, Weilun (IFPRI)" w:date="2026-09-09T20:34:00Z" w:initials="WS">
    <w:p w14:paraId="75AD7436" w14:textId="77777777" w:rsidR="00020EFC" w:rsidRDefault="00020EFC" w:rsidP="00020EFC">
      <w:pPr>
        <w:pStyle w:val="CommentText"/>
      </w:pPr>
      <w:r>
        <w:rPr>
          <w:rStyle w:val="CommentReference"/>
        </w:rPr>
        <w:annotationRef/>
      </w:r>
      <w:r>
        <w:t>Yes. We let xgboost use its native methods but design another method for ensemble OLS and ordered probit.</w:t>
      </w:r>
    </w:p>
  </w:comment>
  <w:comment w:id="108" w:author="Yiqun Xie" w:date="2026-09-09T15:33:00Z" w:initials="YX">
    <w:p w14:paraId="072AF0B0" w14:textId="77777777" w:rsidR="002261B4" w:rsidRDefault="002261B4" w:rsidP="002261B4">
      <w:pPr>
        <w:pStyle w:val="CommentText"/>
      </w:pPr>
      <w:r>
        <w:rPr>
          <w:rStyle w:val="CommentReference"/>
        </w:rPr>
        <w:annotationRef/>
      </w:r>
      <w:r>
        <w:t>This can be confusing. What is main baseline? Is it different from main XGBoost? If this paper did not create new models, it will help to explain the meaning of the baseline.</w:t>
      </w:r>
    </w:p>
  </w:comment>
  <w:comment w:id="109" w:author="Shi, Weilun (IFPRI)" w:date="2026-09-09T20:36:00Z" w:initials="WS">
    <w:p w14:paraId="7D9F3F6D" w14:textId="77777777" w:rsidR="00020EFC" w:rsidRDefault="00020EFC" w:rsidP="00020EFC">
      <w:pPr>
        <w:pStyle w:val="CommentText"/>
      </w:pPr>
      <w:r>
        <w:rPr>
          <w:rStyle w:val="CommentReference"/>
        </w:rPr>
        <w:annotationRef/>
      </w:r>
      <w:r>
        <w:t>Thank you so much for pointing out, I have fixed</w:t>
      </w:r>
    </w:p>
  </w:comment>
  <w:comment w:id="123" w:author="Yiqun Xie" w:date="2026-09-09T15:41:00Z" w:initials="YX">
    <w:p w14:paraId="2253AA0D" w14:textId="77777777" w:rsidR="0093537B" w:rsidRDefault="0093537B" w:rsidP="0093537B">
      <w:pPr>
        <w:pStyle w:val="CommentText"/>
      </w:pPr>
      <w:r>
        <w:rPr>
          <w:rStyle w:val="CommentReference"/>
        </w:rPr>
        <w:annotationRef/>
      </w:r>
      <w:r>
        <w:t>Do you mean replace the default XGBoost library’s missing value approach with OLS approaches? If so the language may need to be clarified a bit more.</w:t>
      </w:r>
    </w:p>
  </w:comment>
  <w:comment w:id="124" w:author="Shi, Weilun (IFPRI)" w:date="2026-09-09T20:36:00Z" w:initials="WS">
    <w:p w14:paraId="64795FB8" w14:textId="77777777" w:rsidR="00020EFC" w:rsidRDefault="00020EFC" w:rsidP="00020EFC">
      <w:pPr>
        <w:pStyle w:val="CommentText"/>
      </w:pPr>
      <w:r>
        <w:rPr>
          <w:rStyle w:val="CommentReference"/>
        </w:rPr>
        <w:annotationRef/>
      </w:r>
      <w:r>
        <w:t>No, it is actually just adding a X by K missingness indicator matrix to OLS and probit.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23D79A" w15:done="0"/>
  <w15:commentEx w15:paraId="4731676E" w15:paraIdParent="3D23D79A" w15:done="0"/>
  <w15:commentEx w15:paraId="5060E722" w15:done="0"/>
  <w15:commentEx w15:paraId="629F96EA" w15:paraIdParent="5060E722" w15:done="0"/>
  <w15:commentEx w15:paraId="255E999D" w15:done="0"/>
  <w15:commentEx w15:paraId="3A76452C" w15:paraIdParent="255E999D" w15:done="0"/>
  <w15:commentEx w15:paraId="362B4E59" w15:done="0"/>
  <w15:commentEx w15:paraId="6E8BFC1E" w15:paraIdParent="362B4E59" w15:done="0"/>
  <w15:commentEx w15:paraId="195E1B27" w15:done="0"/>
  <w15:commentEx w15:paraId="42B886AE" w15:paraIdParent="195E1B27" w15:done="0"/>
  <w15:commentEx w15:paraId="311C58AE" w15:done="0"/>
  <w15:commentEx w15:paraId="7140F7DF" w15:paraIdParent="311C58AE" w15:done="0"/>
  <w15:commentEx w15:paraId="40104C70" w15:done="0"/>
  <w15:commentEx w15:paraId="3C1F549F" w15:paraIdParent="40104C70" w15:done="0"/>
  <w15:commentEx w15:paraId="4E2706EC" w15:done="0"/>
  <w15:commentEx w15:paraId="07625177" w15:paraIdParent="4E2706EC" w15:done="0"/>
  <w15:commentEx w15:paraId="02FE439C" w15:done="0"/>
  <w15:commentEx w15:paraId="213CAECF" w15:paraIdParent="02FE439C" w15:done="0"/>
  <w15:commentEx w15:paraId="29EBF197" w15:done="0"/>
  <w15:commentEx w15:paraId="75AD7436" w15:paraIdParent="29EBF197" w15:done="0"/>
  <w15:commentEx w15:paraId="072AF0B0" w15:done="0"/>
  <w15:commentEx w15:paraId="7D9F3F6D" w15:paraIdParent="072AF0B0" w15:done="0"/>
  <w15:commentEx w15:paraId="2253AA0D" w15:done="0"/>
  <w15:commentEx w15:paraId="64795FB8" w15:paraIdParent="2253AA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42BE7E" w16cex:dateUtc="2026-09-09T18:59:00Z"/>
  <w16cex:commentExtensible w16cex:durableId="19285140" w16cex:dateUtc="2026-09-10T00:19:00Z"/>
  <w16cex:commentExtensible w16cex:durableId="73FBACE1" w16cex:dateUtc="2026-09-09T19:04:00Z"/>
  <w16cex:commentExtensible w16cex:durableId="626F6E6E" w16cex:dateUtc="2026-09-10T00:17:00Z"/>
  <w16cex:commentExtensible w16cex:durableId="7FE77050" w16cex:dateUtc="2026-09-09T19:18:00Z"/>
  <w16cex:commentExtensible w16cex:durableId="249A339B" w16cex:dateUtc="2026-09-10T00:23:00Z"/>
  <w16cex:commentExtensible w16cex:durableId="6A7DF92C" w16cex:dateUtc="2026-09-06T00:54:00Z"/>
  <w16cex:commentExtensible w16cex:durableId="1C6ABE66" w16cex:dateUtc="2026-09-10T00:20:00Z"/>
  <w16cex:commentExtensible w16cex:durableId="3CAEA358" w16cex:dateUtc="2026-09-09T19:18:00Z"/>
  <w16cex:commentExtensible w16cex:durableId="063EC90E" w16cex:dateUtc="2026-09-10T00:26:00Z"/>
  <w16cex:commentExtensible w16cex:durableId="40B01B3C" w16cex:dateUtc="2026-09-09T19:21:00Z"/>
  <w16cex:commentExtensible w16cex:durableId="4ACAF7B6" w16cex:dateUtc="2026-09-10T00:32:00Z"/>
  <w16cex:commentExtensible w16cex:durableId="1E97580C" w16cex:dateUtc="2026-09-09T19:21:00Z"/>
  <w16cex:commentExtensible w16cex:durableId="221ABBDD" w16cex:dateUtc="2026-09-10T00:29:00Z"/>
  <w16cex:commentExtensible w16cex:durableId="1D30A174" w16cex:dateUtc="2026-09-09T19:23:00Z"/>
  <w16cex:commentExtensible w16cex:durableId="765FBDC8" w16cex:dateUtc="2026-09-10T00:29:00Z"/>
  <w16cex:commentExtensible w16cex:durableId="40BB47C2" w16cex:dateUtc="2026-09-09T19:29:00Z"/>
  <w16cex:commentExtensible w16cex:durableId="0B20A250" w16cex:dateUtc="2026-09-10T00:33:00Z"/>
  <w16cex:commentExtensible w16cex:durableId="6E297843" w16cex:dateUtc="2026-09-09T19:31:00Z"/>
  <w16cex:commentExtensible w16cex:durableId="6FAD91CE" w16cex:dateUtc="2026-09-10T00:34:00Z"/>
  <w16cex:commentExtensible w16cex:durableId="527CB986" w16cex:dateUtc="2026-09-09T19:33:00Z"/>
  <w16cex:commentExtensible w16cex:durableId="7D6F9AC0" w16cex:dateUtc="2026-09-10T00:36:00Z"/>
  <w16cex:commentExtensible w16cex:durableId="25619582" w16cex:dateUtc="2026-09-09T19:41:00Z"/>
  <w16cex:commentExtensible w16cex:durableId="3EA4C9B0" w16cex:dateUtc="2026-09-10T0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23D79A" w16cid:durableId="3D42BE7E"/>
  <w16cid:commentId w16cid:paraId="4731676E" w16cid:durableId="19285140"/>
  <w16cid:commentId w16cid:paraId="5060E722" w16cid:durableId="73FBACE1"/>
  <w16cid:commentId w16cid:paraId="629F96EA" w16cid:durableId="626F6E6E"/>
  <w16cid:commentId w16cid:paraId="255E999D" w16cid:durableId="7FE77050"/>
  <w16cid:commentId w16cid:paraId="3A76452C" w16cid:durableId="249A339B"/>
  <w16cid:commentId w16cid:paraId="362B4E59" w16cid:durableId="6A7DF92C"/>
  <w16cid:commentId w16cid:paraId="6E8BFC1E" w16cid:durableId="1C6ABE66"/>
  <w16cid:commentId w16cid:paraId="195E1B27" w16cid:durableId="3CAEA358"/>
  <w16cid:commentId w16cid:paraId="42B886AE" w16cid:durableId="063EC90E"/>
  <w16cid:commentId w16cid:paraId="311C58AE" w16cid:durableId="40B01B3C"/>
  <w16cid:commentId w16cid:paraId="7140F7DF" w16cid:durableId="4ACAF7B6"/>
  <w16cid:commentId w16cid:paraId="40104C70" w16cid:durableId="1E97580C"/>
  <w16cid:commentId w16cid:paraId="3C1F549F" w16cid:durableId="221ABBDD"/>
  <w16cid:commentId w16cid:paraId="4E2706EC" w16cid:durableId="1D30A174"/>
  <w16cid:commentId w16cid:paraId="07625177" w16cid:durableId="765FBDC8"/>
  <w16cid:commentId w16cid:paraId="02FE439C" w16cid:durableId="40BB47C2"/>
  <w16cid:commentId w16cid:paraId="213CAECF" w16cid:durableId="0B20A250"/>
  <w16cid:commentId w16cid:paraId="29EBF197" w16cid:durableId="6E297843"/>
  <w16cid:commentId w16cid:paraId="75AD7436" w16cid:durableId="6FAD91CE"/>
  <w16cid:commentId w16cid:paraId="072AF0B0" w16cid:durableId="527CB986"/>
  <w16cid:commentId w16cid:paraId="7D9F3F6D" w16cid:durableId="7D6F9AC0"/>
  <w16cid:commentId w16cid:paraId="2253AA0D" w16cid:durableId="25619582"/>
  <w16cid:commentId w16cid:paraId="64795FB8" w16cid:durableId="3EA4C9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1813E" w14:textId="77777777" w:rsidR="007B43EC" w:rsidRDefault="007B43EC" w:rsidP="00656C57">
      <w:pPr>
        <w:spacing w:after="0" w:line="240" w:lineRule="auto"/>
      </w:pPr>
      <w:r>
        <w:separator/>
      </w:r>
    </w:p>
  </w:endnote>
  <w:endnote w:type="continuationSeparator" w:id="0">
    <w:p w14:paraId="425B66FE" w14:textId="77777777" w:rsidR="007B43EC" w:rsidRDefault="007B43EC" w:rsidP="00656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81633"/>
      <w:docPartObj>
        <w:docPartGallery w:val="Page Numbers (Bottom of Page)"/>
        <w:docPartUnique/>
      </w:docPartObj>
    </w:sdtPr>
    <w:sdtEndPr>
      <w:rPr>
        <w:noProof/>
      </w:rPr>
    </w:sdtEndPr>
    <w:sdtContent>
      <w:p w14:paraId="02D1C3F1" w14:textId="6D27E425" w:rsidR="00656C57" w:rsidRDefault="00656C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8C965A" w14:textId="77777777" w:rsidR="00656C57" w:rsidRDefault="00656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BBABA" w14:textId="77777777" w:rsidR="007B43EC" w:rsidRDefault="007B43EC" w:rsidP="00656C57">
      <w:pPr>
        <w:spacing w:after="0" w:line="240" w:lineRule="auto"/>
      </w:pPr>
      <w:r>
        <w:separator/>
      </w:r>
    </w:p>
  </w:footnote>
  <w:footnote w:type="continuationSeparator" w:id="0">
    <w:p w14:paraId="32DE5689" w14:textId="77777777" w:rsidR="007B43EC" w:rsidRDefault="007B43EC" w:rsidP="00656C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4D1F"/>
    <w:multiLevelType w:val="hybridMultilevel"/>
    <w:tmpl w:val="97EEE952"/>
    <w:lvl w:ilvl="0" w:tplc="E910CA4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C1418"/>
    <w:multiLevelType w:val="hybridMultilevel"/>
    <w:tmpl w:val="175EF9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7F6C06"/>
    <w:multiLevelType w:val="hybridMultilevel"/>
    <w:tmpl w:val="FF48FE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2380FFF"/>
    <w:multiLevelType w:val="hybridMultilevel"/>
    <w:tmpl w:val="D5E0A20A"/>
    <w:lvl w:ilvl="0" w:tplc="645A2924">
      <w:start w:val="1"/>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F91A41"/>
    <w:multiLevelType w:val="hybridMultilevel"/>
    <w:tmpl w:val="2F7E8222"/>
    <w:lvl w:ilvl="0" w:tplc="E910CA4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C42CF2"/>
    <w:multiLevelType w:val="hybridMultilevel"/>
    <w:tmpl w:val="BDFC0BC6"/>
    <w:lvl w:ilvl="0" w:tplc="47D07E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18768C"/>
    <w:multiLevelType w:val="multilevel"/>
    <w:tmpl w:val="647C7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7C46F0"/>
    <w:multiLevelType w:val="hybridMultilevel"/>
    <w:tmpl w:val="700AA026"/>
    <w:lvl w:ilvl="0" w:tplc="E910CA4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9803E5"/>
    <w:multiLevelType w:val="hybridMultilevel"/>
    <w:tmpl w:val="07F20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C64F49"/>
    <w:multiLevelType w:val="hybridMultilevel"/>
    <w:tmpl w:val="49EAF136"/>
    <w:lvl w:ilvl="0" w:tplc="48EABF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35079268">
    <w:abstractNumId w:val="8"/>
  </w:num>
  <w:num w:numId="2" w16cid:durableId="980842841">
    <w:abstractNumId w:val="9"/>
  </w:num>
  <w:num w:numId="3" w16cid:durableId="1593928885">
    <w:abstractNumId w:val="5"/>
  </w:num>
  <w:num w:numId="4" w16cid:durableId="1166674855">
    <w:abstractNumId w:val="3"/>
  </w:num>
  <w:num w:numId="5" w16cid:durableId="1691372968">
    <w:abstractNumId w:val="6"/>
  </w:num>
  <w:num w:numId="6" w16cid:durableId="889153336">
    <w:abstractNumId w:val="2"/>
  </w:num>
  <w:num w:numId="7" w16cid:durableId="231813612">
    <w:abstractNumId w:val="0"/>
  </w:num>
  <w:num w:numId="8" w16cid:durableId="1626084039">
    <w:abstractNumId w:val="4"/>
  </w:num>
  <w:num w:numId="9" w16cid:durableId="1933273531">
    <w:abstractNumId w:val="1"/>
  </w:num>
  <w:num w:numId="10" w16cid:durableId="44966245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 Weilun (IFPRI)">
    <w15:presenceInfo w15:providerId="AD" w15:userId="S::Weilun.Shi@cgiar.org::9da8b091-fbde-4360-9852-447fe92c919c"/>
  </w15:person>
  <w15:person w15:author="Yiqun Xie">
    <w15:presenceInfo w15:providerId="AD" w15:userId="S::xie@umd.edu::40912074-ba4d-459c-acd6-60e2967c4aa1"/>
  </w15:person>
  <w15:person w15:author="Liu, Yanyan (IFPRI)">
    <w15:presenceInfo w15:providerId="AD" w15:userId="S::Y.LIU@cgiar.org::895f3e7f-dbba-4162-992b-0d30ff1853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CB8"/>
    <w:rsid w:val="00015ED7"/>
    <w:rsid w:val="00020EFC"/>
    <w:rsid w:val="00026766"/>
    <w:rsid w:val="0004673E"/>
    <w:rsid w:val="00056D00"/>
    <w:rsid w:val="00062B63"/>
    <w:rsid w:val="00063268"/>
    <w:rsid w:val="00067004"/>
    <w:rsid w:val="00070209"/>
    <w:rsid w:val="00070E7D"/>
    <w:rsid w:val="00072CB8"/>
    <w:rsid w:val="000769A8"/>
    <w:rsid w:val="00081FF2"/>
    <w:rsid w:val="0008454C"/>
    <w:rsid w:val="0009095E"/>
    <w:rsid w:val="00097362"/>
    <w:rsid w:val="000B03FD"/>
    <w:rsid w:val="000B76AC"/>
    <w:rsid w:val="000C7544"/>
    <w:rsid w:val="000E669C"/>
    <w:rsid w:val="000F4C82"/>
    <w:rsid w:val="001126CF"/>
    <w:rsid w:val="00113C37"/>
    <w:rsid w:val="00132267"/>
    <w:rsid w:val="00142C28"/>
    <w:rsid w:val="0015211C"/>
    <w:rsid w:val="00163EA2"/>
    <w:rsid w:val="0017068F"/>
    <w:rsid w:val="00193DF0"/>
    <w:rsid w:val="001975C1"/>
    <w:rsid w:val="001C3149"/>
    <w:rsid w:val="001C41F6"/>
    <w:rsid w:val="001D18BD"/>
    <w:rsid w:val="001F4842"/>
    <w:rsid w:val="002018A9"/>
    <w:rsid w:val="00206330"/>
    <w:rsid w:val="00221600"/>
    <w:rsid w:val="002261B4"/>
    <w:rsid w:val="00253541"/>
    <w:rsid w:val="00254F19"/>
    <w:rsid w:val="002712A2"/>
    <w:rsid w:val="002726F7"/>
    <w:rsid w:val="00283AEF"/>
    <w:rsid w:val="002930FA"/>
    <w:rsid w:val="00294A70"/>
    <w:rsid w:val="002A3F83"/>
    <w:rsid w:val="002B4F4E"/>
    <w:rsid w:val="0030200E"/>
    <w:rsid w:val="003133BD"/>
    <w:rsid w:val="00313E1B"/>
    <w:rsid w:val="00315E88"/>
    <w:rsid w:val="003349D4"/>
    <w:rsid w:val="00337C0A"/>
    <w:rsid w:val="0034450D"/>
    <w:rsid w:val="003544FF"/>
    <w:rsid w:val="003701CC"/>
    <w:rsid w:val="00383EB2"/>
    <w:rsid w:val="00385579"/>
    <w:rsid w:val="003966A3"/>
    <w:rsid w:val="003B0632"/>
    <w:rsid w:val="003B48F4"/>
    <w:rsid w:val="003B7E38"/>
    <w:rsid w:val="003F2D89"/>
    <w:rsid w:val="003F48B8"/>
    <w:rsid w:val="00402CF2"/>
    <w:rsid w:val="00403E20"/>
    <w:rsid w:val="00413737"/>
    <w:rsid w:val="00422131"/>
    <w:rsid w:val="00436C61"/>
    <w:rsid w:val="00447CBB"/>
    <w:rsid w:val="00453E43"/>
    <w:rsid w:val="0045734D"/>
    <w:rsid w:val="00465FE7"/>
    <w:rsid w:val="00483466"/>
    <w:rsid w:val="004B4850"/>
    <w:rsid w:val="004C1C29"/>
    <w:rsid w:val="004C6341"/>
    <w:rsid w:val="004D601D"/>
    <w:rsid w:val="004F50FA"/>
    <w:rsid w:val="004F61DA"/>
    <w:rsid w:val="004F7D6A"/>
    <w:rsid w:val="00541E86"/>
    <w:rsid w:val="00571FFC"/>
    <w:rsid w:val="0059334B"/>
    <w:rsid w:val="005B4A93"/>
    <w:rsid w:val="005B5368"/>
    <w:rsid w:val="005C1F55"/>
    <w:rsid w:val="005D26B5"/>
    <w:rsid w:val="005D4DA7"/>
    <w:rsid w:val="005F6E72"/>
    <w:rsid w:val="00600032"/>
    <w:rsid w:val="00600F95"/>
    <w:rsid w:val="0060587D"/>
    <w:rsid w:val="00606187"/>
    <w:rsid w:val="0062064C"/>
    <w:rsid w:val="006247E7"/>
    <w:rsid w:val="00633CCF"/>
    <w:rsid w:val="006353F8"/>
    <w:rsid w:val="00642032"/>
    <w:rsid w:val="00646F63"/>
    <w:rsid w:val="00656C57"/>
    <w:rsid w:val="00660293"/>
    <w:rsid w:val="0067126F"/>
    <w:rsid w:val="00673BA9"/>
    <w:rsid w:val="00684945"/>
    <w:rsid w:val="00690585"/>
    <w:rsid w:val="006972E8"/>
    <w:rsid w:val="006A099B"/>
    <w:rsid w:val="006A4789"/>
    <w:rsid w:val="006A747E"/>
    <w:rsid w:val="006B3BC3"/>
    <w:rsid w:val="006B3D9A"/>
    <w:rsid w:val="006C1EAE"/>
    <w:rsid w:val="006D3318"/>
    <w:rsid w:val="006D758E"/>
    <w:rsid w:val="007418B1"/>
    <w:rsid w:val="00741C76"/>
    <w:rsid w:val="00755414"/>
    <w:rsid w:val="00756BDF"/>
    <w:rsid w:val="0077675A"/>
    <w:rsid w:val="00784FE3"/>
    <w:rsid w:val="007A72A6"/>
    <w:rsid w:val="007A7EEB"/>
    <w:rsid w:val="007B1075"/>
    <w:rsid w:val="007B43EC"/>
    <w:rsid w:val="007B7FB8"/>
    <w:rsid w:val="007C1492"/>
    <w:rsid w:val="007D0C60"/>
    <w:rsid w:val="007D5F92"/>
    <w:rsid w:val="007F03CD"/>
    <w:rsid w:val="00801B1E"/>
    <w:rsid w:val="00807FC4"/>
    <w:rsid w:val="008132FC"/>
    <w:rsid w:val="00816DCB"/>
    <w:rsid w:val="00822FE8"/>
    <w:rsid w:val="008263D2"/>
    <w:rsid w:val="00834317"/>
    <w:rsid w:val="00840464"/>
    <w:rsid w:val="0084349C"/>
    <w:rsid w:val="00846263"/>
    <w:rsid w:val="00861F8C"/>
    <w:rsid w:val="0086578B"/>
    <w:rsid w:val="00866686"/>
    <w:rsid w:val="00871C2F"/>
    <w:rsid w:val="00873489"/>
    <w:rsid w:val="00890B7C"/>
    <w:rsid w:val="00894B78"/>
    <w:rsid w:val="008955CD"/>
    <w:rsid w:val="008C7FBB"/>
    <w:rsid w:val="008D270E"/>
    <w:rsid w:val="008D50F0"/>
    <w:rsid w:val="008D5D06"/>
    <w:rsid w:val="00912143"/>
    <w:rsid w:val="00913A8B"/>
    <w:rsid w:val="00917517"/>
    <w:rsid w:val="0093537B"/>
    <w:rsid w:val="0095193F"/>
    <w:rsid w:val="009733A6"/>
    <w:rsid w:val="009937B0"/>
    <w:rsid w:val="009B2D1B"/>
    <w:rsid w:val="009D1284"/>
    <w:rsid w:val="009D1607"/>
    <w:rsid w:val="009D3475"/>
    <w:rsid w:val="009D3BE4"/>
    <w:rsid w:val="009D5B1A"/>
    <w:rsid w:val="00A064D2"/>
    <w:rsid w:val="00A16984"/>
    <w:rsid w:val="00A16CAD"/>
    <w:rsid w:val="00A3589A"/>
    <w:rsid w:val="00A5096B"/>
    <w:rsid w:val="00A568A3"/>
    <w:rsid w:val="00A57D9E"/>
    <w:rsid w:val="00AA47AD"/>
    <w:rsid w:val="00AC672D"/>
    <w:rsid w:val="00AD0BD4"/>
    <w:rsid w:val="00AD21F0"/>
    <w:rsid w:val="00AE4230"/>
    <w:rsid w:val="00AF3C89"/>
    <w:rsid w:val="00AF6D12"/>
    <w:rsid w:val="00B01401"/>
    <w:rsid w:val="00B17654"/>
    <w:rsid w:val="00B2117F"/>
    <w:rsid w:val="00B26165"/>
    <w:rsid w:val="00B309BF"/>
    <w:rsid w:val="00B342B2"/>
    <w:rsid w:val="00B55796"/>
    <w:rsid w:val="00B71517"/>
    <w:rsid w:val="00B8015A"/>
    <w:rsid w:val="00B843CC"/>
    <w:rsid w:val="00B90C6D"/>
    <w:rsid w:val="00BD3D9C"/>
    <w:rsid w:val="00BD68BC"/>
    <w:rsid w:val="00BF09D2"/>
    <w:rsid w:val="00BF2076"/>
    <w:rsid w:val="00C102C3"/>
    <w:rsid w:val="00C32CDF"/>
    <w:rsid w:val="00C334C1"/>
    <w:rsid w:val="00C376DD"/>
    <w:rsid w:val="00C40D32"/>
    <w:rsid w:val="00C5163C"/>
    <w:rsid w:val="00C62690"/>
    <w:rsid w:val="00C7456D"/>
    <w:rsid w:val="00C918D5"/>
    <w:rsid w:val="00C94F59"/>
    <w:rsid w:val="00C9788E"/>
    <w:rsid w:val="00CE75F1"/>
    <w:rsid w:val="00CF6413"/>
    <w:rsid w:val="00CF7ACB"/>
    <w:rsid w:val="00D02001"/>
    <w:rsid w:val="00D05ECF"/>
    <w:rsid w:val="00D40AC8"/>
    <w:rsid w:val="00D65A0E"/>
    <w:rsid w:val="00D65B99"/>
    <w:rsid w:val="00D74AE3"/>
    <w:rsid w:val="00D81166"/>
    <w:rsid w:val="00D82B70"/>
    <w:rsid w:val="00DB62C0"/>
    <w:rsid w:val="00DE346E"/>
    <w:rsid w:val="00DE5A87"/>
    <w:rsid w:val="00DE77B9"/>
    <w:rsid w:val="00E05E91"/>
    <w:rsid w:val="00E2056C"/>
    <w:rsid w:val="00E26D60"/>
    <w:rsid w:val="00E3193E"/>
    <w:rsid w:val="00E44F1E"/>
    <w:rsid w:val="00E541B8"/>
    <w:rsid w:val="00E60241"/>
    <w:rsid w:val="00E847E5"/>
    <w:rsid w:val="00E86536"/>
    <w:rsid w:val="00E929C6"/>
    <w:rsid w:val="00EA674E"/>
    <w:rsid w:val="00EB28CD"/>
    <w:rsid w:val="00EB5567"/>
    <w:rsid w:val="00ED7E0A"/>
    <w:rsid w:val="00EE5EEB"/>
    <w:rsid w:val="00EE7641"/>
    <w:rsid w:val="00EF0233"/>
    <w:rsid w:val="00EF1DC0"/>
    <w:rsid w:val="00F2009F"/>
    <w:rsid w:val="00F3447D"/>
    <w:rsid w:val="00F34991"/>
    <w:rsid w:val="00F61E1F"/>
    <w:rsid w:val="00F737EC"/>
    <w:rsid w:val="00F86002"/>
    <w:rsid w:val="00FB316A"/>
    <w:rsid w:val="00FB5CB9"/>
    <w:rsid w:val="00FB650A"/>
    <w:rsid w:val="00FC3E34"/>
    <w:rsid w:val="00FC7ABD"/>
    <w:rsid w:val="00FE50D1"/>
    <w:rsid w:val="00FE6F2B"/>
    <w:rsid w:val="00FF3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6A8C5"/>
  <w15:chartTrackingRefBased/>
  <w15:docId w15:val="{ADAB901B-85F4-427C-8DF5-B2CFF3B2E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41"/>
  </w:style>
  <w:style w:type="paragraph" w:styleId="Heading1">
    <w:name w:val="heading 1"/>
    <w:basedOn w:val="Normal"/>
    <w:next w:val="Normal"/>
    <w:link w:val="Heading1Char"/>
    <w:uiPriority w:val="9"/>
    <w:qFormat/>
    <w:rsid w:val="00072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CB8"/>
    <w:rPr>
      <w:rFonts w:eastAsiaTheme="majorEastAsia" w:cstheme="majorBidi"/>
      <w:color w:val="272727" w:themeColor="text1" w:themeTint="D8"/>
    </w:rPr>
  </w:style>
  <w:style w:type="paragraph" w:styleId="Title">
    <w:name w:val="Title"/>
    <w:basedOn w:val="Normal"/>
    <w:next w:val="Normal"/>
    <w:link w:val="TitleChar"/>
    <w:uiPriority w:val="10"/>
    <w:qFormat/>
    <w:rsid w:val="00072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CB8"/>
    <w:pPr>
      <w:spacing w:before="160"/>
      <w:jc w:val="center"/>
    </w:pPr>
    <w:rPr>
      <w:i/>
      <w:iCs/>
      <w:color w:val="404040" w:themeColor="text1" w:themeTint="BF"/>
    </w:rPr>
  </w:style>
  <w:style w:type="character" w:customStyle="1" w:styleId="QuoteChar">
    <w:name w:val="Quote Char"/>
    <w:basedOn w:val="DefaultParagraphFont"/>
    <w:link w:val="Quote"/>
    <w:uiPriority w:val="29"/>
    <w:rsid w:val="00072CB8"/>
    <w:rPr>
      <w:i/>
      <w:iCs/>
      <w:color w:val="404040" w:themeColor="text1" w:themeTint="BF"/>
    </w:rPr>
  </w:style>
  <w:style w:type="paragraph" w:styleId="ListParagraph">
    <w:name w:val="List Paragraph"/>
    <w:basedOn w:val="Normal"/>
    <w:uiPriority w:val="34"/>
    <w:qFormat/>
    <w:rsid w:val="00072CB8"/>
    <w:pPr>
      <w:ind w:left="720"/>
      <w:contextualSpacing/>
    </w:pPr>
  </w:style>
  <w:style w:type="character" w:styleId="IntenseEmphasis">
    <w:name w:val="Intense Emphasis"/>
    <w:basedOn w:val="DefaultParagraphFont"/>
    <w:uiPriority w:val="21"/>
    <w:qFormat/>
    <w:rsid w:val="00072CB8"/>
    <w:rPr>
      <w:i/>
      <w:iCs/>
      <w:color w:val="0F4761" w:themeColor="accent1" w:themeShade="BF"/>
    </w:rPr>
  </w:style>
  <w:style w:type="paragraph" w:styleId="IntenseQuote">
    <w:name w:val="Intense Quote"/>
    <w:basedOn w:val="Normal"/>
    <w:next w:val="Normal"/>
    <w:link w:val="IntenseQuoteChar"/>
    <w:uiPriority w:val="30"/>
    <w:qFormat/>
    <w:rsid w:val="00072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CB8"/>
    <w:rPr>
      <w:i/>
      <w:iCs/>
      <w:color w:val="0F4761" w:themeColor="accent1" w:themeShade="BF"/>
    </w:rPr>
  </w:style>
  <w:style w:type="character" w:styleId="IntenseReference">
    <w:name w:val="Intense Reference"/>
    <w:basedOn w:val="DefaultParagraphFont"/>
    <w:uiPriority w:val="32"/>
    <w:qFormat/>
    <w:rsid w:val="00072CB8"/>
    <w:rPr>
      <w:b/>
      <w:bCs/>
      <w:smallCaps/>
      <w:color w:val="0F4761" w:themeColor="accent1" w:themeShade="BF"/>
      <w:spacing w:val="5"/>
    </w:rPr>
  </w:style>
  <w:style w:type="paragraph" w:customStyle="1" w:styleId="Default">
    <w:name w:val="Default"/>
    <w:rsid w:val="00E44F1E"/>
    <w:pPr>
      <w:autoSpaceDE w:val="0"/>
      <w:autoSpaceDN w:val="0"/>
      <w:adjustRightInd w:val="0"/>
      <w:spacing w:after="0" w:line="240" w:lineRule="auto"/>
    </w:pPr>
    <w:rPr>
      <w:rFonts w:ascii="Times New Roman" w:hAnsi="Times New Roman" w:cs="Times New Roman"/>
      <w:color w:val="000000"/>
      <w:kern w:val="0"/>
    </w:rPr>
  </w:style>
  <w:style w:type="paragraph" w:styleId="NormalWeb">
    <w:name w:val="Normal (Web)"/>
    <w:basedOn w:val="Normal"/>
    <w:uiPriority w:val="99"/>
    <w:unhideWhenUsed/>
    <w:rsid w:val="00163E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070E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0E7D"/>
    <w:rPr>
      <w:b/>
      <w:bCs/>
    </w:rPr>
  </w:style>
  <w:style w:type="character" w:styleId="Hyperlink">
    <w:name w:val="Hyperlink"/>
    <w:basedOn w:val="DefaultParagraphFont"/>
    <w:uiPriority w:val="99"/>
    <w:unhideWhenUsed/>
    <w:rsid w:val="00D05ECF"/>
    <w:rPr>
      <w:color w:val="467886" w:themeColor="hyperlink"/>
      <w:u w:val="single"/>
    </w:rPr>
  </w:style>
  <w:style w:type="character" w:styleId="UnresolvedMention">
    <w:name w:val="Unresolved Mention"/>
    <w:basedOn w:val="DefaultParagraphFont"/>
    <w:uiPriority w:val="99"/>
    <w:semiHidden/>
    <w:unhideWhenUsed/>
    <w:rsid w:val="00D05ECF"/>
    <w:rPr>
      <w:color w:val="605E5C"/>
      <w:shd w:val="clear" w:color="auto" w:fill="E1DFDD"/>
    </w:rPr>
  </w:style>
  <w:style w:type="character" w:styleId="Emphasis">
    <w:name w:val="Emphasis"/>
    <w:basedOn w:val="DefaultParagraphFont"/>
    <w:uiPriority w:val="20"/>
    <w:qFormat/>
    <w:rsid w:val="002930FA"/>
    <w:rPr>
      <w:i/>
      <w:iCs/>
    </w:rPr>
  </w:style>
  <w:style w:type="paragraph" w:styleId="Revision">
    <w:name w:val="Revision"/>
    <w:hidden/>
    <w:uiPriority w:val="99"/>
    <w:semiHidden/>
    <w:rsid w:val="008955CD"/>
    <w:pPr>
      <w:spacing w:after="0" w:line="240" w:lineRule="auto"/>
    </w:pPr>
  </w:style>
  <w:style w:type="character" w:styleId="CommentReference">
    <w:name w:val="annotation reference"/>
    <w:basedOn w:val="DefaultParagraphFont"/>
    <w:uiPriority w:val="99"/>
    <w:semiHidden/>
    <w:unhideWhenUsed/>
    <w:rsid w:val="000C7544"/>
    <w:rPr>
      <w:sz w:val="16"/>
      <w:szCs w:val="16"/>
    </w:rPr>
  </w:style>
  <w:style w:type="paragraph" w:styleId="CommentText">
    <w:name w:val="annotation text"/>
    <w:basedOn w:val="Normal"/>
    <w:link w:val="CommentTextChar"/>
    <w:uiPriority w:val="99"/>
    <w:unhideWhenUsed/>
    <w:rsid w:val="000C7544"/>
    <w:pPr>
      <w:spacing w:line="240" w:lineRule="auto"/>
    </w:pPr>
    <w:rPr>
      <w:sz w:val="20"/>
      <w:szCs w:val="20"/>
    </w:rPr>
  </w:style>
  <w:style w:type="character" w:customStyle="1" w:styleId="CommentTextChar">
    <w:name w:val="Comment Text Char"/>
    <w:basedOn w:val="DefaultParagraphFont"/>
    <w:link w:val="CommentText"/>
    <w:uiPriority w:val="99"/>
    <w:rsid w:val="000C7544"/>
    <w:rPr>
      <w:sz w:val="20"/>
      <w:szCs w:val="20"/>
    </w:rPr>
  </w:style>
  <w:style w:type="paragraph" w:styleId="CommentSubject">
    <w:name w:val="annotation subject"/>
    <w:basedOn w:val="CommentText"/>
    <w:next w:val="CommentText"/>
    <w:link w:val="CommentSubjectChar"/>
    <w:uiPriority w:val="99"/>
    <w:semiHidden/>
    <w:unhideWhenUsed/>
    <w:rsid w:val="000C7544"/>
    <w:rPr>
      <w:b/>
      <w:bCs/>
    </w:rPr>
  </w:style>
  <w:style w:type="character" w:customStyle="1" w:styleId="CommentSubjectChar">
    <w:name w:val="Comment Subject Char"/>
    <w:basedOn w:val="CommentTextChar"/>
    <w:link w:val="CommentSubject"/>
    <w:uiPriority w:val="99"/>
    <w:semiHidden/>
    <w:rsid w:val="000C7544"/>
    <w:rPr>
      <w:b/>
      <w:bCs/>
      <w:sz w:val="20"/>
      <w:szCs w:val="20"/>
    </w:rPr>
  </w:style>
  <w:style w:type="table" w:styleId="TableGrid">
    <w:name w:val="Table Grid"/>
    <w:basedOn w:val="TableNormal"/>
    <w:uiPriority w:val="39"/>
    <w:rsid w:val="005C1F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6C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C57"/>
  </w:style>
  <w:style w:type="paragraph" w:styleId="Footer">
    <w:name w:val="footer"/>
    <w:basedOn w:val="Normal"/>
    <w:link w:val="FooterChar"/>
    <w:uiPriority w:val="99"/>
    <w:unhideWhenUsed/>
    <w:rsid w:val="00656C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2782</TotalTime>
  <Pages>16</Pages>
  <Words>7081</Words>
  <Characters>40365</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Yanyan (IFPRI)</dc:creator>
  <cp:keywords/>
  <dc:description/>
  <cp:lastModifiedBy>Shi, Weilun (IFPRI)</cp:lastModifiedBy>
  <cp:revision>13</cp:revision>
  <dcterms:created xsi:type="dcterms:W3CDTF">2026-09-04T23:11:00Z</dcterms:created>
  <dcterms:modified xsi:type="dcterms:W3CDTF">2026-09-16T15:59:00Z</dcterms:modified>
</cp:coreProperties>
</file>